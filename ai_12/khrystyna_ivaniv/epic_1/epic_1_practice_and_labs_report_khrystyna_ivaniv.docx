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3719F" w:rsidRDefault="001063C4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3719F" w:rsidRDefault="00E3719F">
      <w:pPr>
        <w:pStyle w:val="normal"/>
      </w:pPr>
    </w:p>
    <w:p w:rsidR="00E3719F" w:rsidRDefault="001063C4">
      <w:pPr>
        <w:pStyle w:val="normal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3719F" w:rsidRDefault="00E3719F">
      <w:pPr>
        <w:pStyle w:val="normal"/>
        <w:jc w:val="center"/>
      </w:pPr>
    </w:p>
    <w:p w:rsidR="00E3719F" w:rsidRDefault="00E3719F">
      <w:pPr>
        <w:pStyle w:val="normal"/>
        <w:jc w:val="center"/>
      </w:pPr>
    </w:p>
    <w:p w:rsidR="00E3719F" w:rsidRDefault="00E3719F">
      <w:pPr>
        <w:pStyle w:val="normal"/>
        <w:jc w:val="center"/>
      </w:pPr>
    </w:p>
    <w:p w:rsidR="00E3719F" w:rsidRDefault="00E3719F">
      <w:pPr>
        <w:pStyle w:val="normal"/>
        <w:jc w:val="center"/>
      </w:pPr>
    </w:p>
    <w:p w:rsidR="00E3719F" w:rsidRDefault="00E3719F">
      <w:pPr>
        <w:pStyle w:val="normal"/>
        <w:jc w:val="center"/>
      </w:pPr>
    </w:p>
    <w:p w:rsidR="00E3719F" w:rsidRDefault="00E3719F">
      <w:pPr>
        <w:pStyle w:val="normal"/>
        <w:jc w:val="center"/>
        <w:rPr>
          <w:b/>
          <w:sz w:val="40"/>
          <w:szCs w:val="40"/>
        </w:rPr>
      </w:pPr>
    </w:p>
    <w:p w:rsidR="00E3719F" w:rsidRDefault="00E3719F">
      <w:pPr>
        <w:pStyle w:val="normal"/>
        <w:jc w:val="center"/>
        <w:rPr>
          <w:b/>
          <w:sz w:val="40"/>
          <w:szCs w:val="40"/>
        </w:rPr>
      </w:pPr>
    </w:p>
    <w:p w:rsidR="00E3719F" w:rsidRDefault="00E3719F">
      <w:pPr>
        <w:pStyle w:val="normal"/>
        <w:jc w:val="center"/>
        <w:rPr>
          <w:b/>
          <w:sz w:val="40"/>
          <w:szCs w:val="40"/>
        </w:rPr>
      </w:pPr>
    </w:p>
    <w:p w:rsidR="00E3719F" w:rsidRDefault="001063C4">
      <w:pPr>
        <w:pStyle w:val="normal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3719F" w:rsidRDefault="001063C4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E3719F" w:rsidRDefault="00E3719F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3719F" w:rsidRDefault="00E3719F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3719F" w:rsidRDefault="00E3719F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3719F" w:rsidRDefault="00E3719F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3719F" w:rsidRDefault="001063C4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E3719F" w:rsidRDefault="001063C4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E3719F" w:rsidRDefault="001063C4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:rsidR="00E3719F" w:rsidRDefault="00E3719F">
      <w:pPr>
        <w:pStyle w:val="normal"/>
        <w:jc w:val="center"/>
        <w:rPr>
          <w:sz w:val="28"/>
          <w:szCs w:val="28"/>
        </w:rPr>
      </w:pPr>
    </w:p>
    <w:p w:rsidR="00E3719F" w:rsidRDefault="00E3719F">
      <w:pPr>
        <w:pStyle w:val="normal"/>
        <w:jc w:val="center"/>
        <w:rPr>
          <w:sz w:val="28"/>
          <w:szCs w:val="28"/>
        </w:rPr>
      </w:pPr>
    </w:p>
    <w:p w:rsidR="00E3719F" w:rsidRDefault="00E3719F">
      <w:pPr>
        <w:pStyle w:val="normal"/>
        <w:jc w:val="center"/>
        <w:rPr>
          <w:sz w:val="28"/>
          <w:szCs w:val="28"/>
        </w:rPr>
      </w:pPr>
    </w:p>
    <w:p w:rsidR="00E3719F" w:rsidRDefault="00E3719F">
      <w:pPr>
        <w:pStyle w:val="normal"/>
        <w:jc w:val="center"/>
        <w:rPr>
          <w:b/>
          <w:smallCaps/>
          <w:sz w:val="28"/>
          <w:szCs w:val="28"/>
        </w:rPr>
      </w:pPr>
    </w:p>
    <w:p w:rsidR="00E3719F" w:rsidRDefault="00E3719F">
      <w:pPr>
        <w:pStyle w:val="normal"/>
        <w:spacing w:line="360" w:lineRule="auto"/>
        <w:rPr>
          <w:sz w:val="28"/>
          <w:szCs w:val="28"/>
        </w:rPr>
      </w:pPr>
    </w:p>
    <w:p w:rsidR="00E3719F" w:rsidRDefault="00497D18">
      <w:pPr>
        <w:pStyle w:val="normal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</w:t>
      </w:r>
      <w:r w:rsidR="001063C4">
        <w:rPr>
          <w:b/>
          <w:sz w:val="28"/>
          <w:szCs w:val="28"/>
        </w:rPr>
        <w:t>:</w:t>
      </w:r>
    </w:p>
    <w:p w:rsidR="00E3719F" w:rsidRDefault="001063C4">
      <w:pPr>
        <w:pStyle w:val="normal"/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497D18">
        <w:rPr>
          <w:sz w:val="28"/>
          <w:szCs w:val="28"/>
        </w:rPr>
        <w:t>Студентка</w:t>
      </w:r>
      <w:r>
        <w:rPr>
          <w:sz w:val="28"/>
          <w:szCs w:val="28"/>
        </w:rPr>
        <w:t xml:space="preserve"> групи ШІ-</w:t>
      </w:r>
      <w:r w:rsidR="00497D18">
        <w:rPr>
          <w:sz w:val="28"/>
          <w:szCs w:val="28"/>
        </w:rPr>
        <w:t>12</w:t>
      </w:r>
      <w:r>
        <w:rPr>
          <w:sz w:val="28"/>
          <w:szCs w:val="28"/>
        </w:rPr>
        <w:t>*</w:t>
      </w:r>
    </w:p>
    <w:p w:rsidR="00E3719F" w:rsidRDefault="00497D18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Іванів Христина Вікторівна</w:t>
      </w:r>
    </w:p>
    <w:p w:rsidR="00E3719F" w:rsidRDefault="001063C4">
      <w:pPr>
        <w:pStyle w:val="normal"/>
        <w:spacing w:after="200" w:line="276" w:lineRule="auto"/>
        <w:rPr>
          <w:sz w:val="28"/>
          <w:szCs w:val="28"/>
        </w:rPr>
      </w:pPr>
      <w:r>
        <w:br w:type="page"/>
      </w:r>
    </w:p>
    <w:p w:rsidR="00E3719F" w:rsidRDefault="00E3719F">
      <w:pPr>
        <w:pStyle w:val="normal"/>
        <w:jc w:val="right"/>
        <w:rPr>
          <w:sz w:val="28"/>
          <w:szCs w:val="28"/>
        </w:rPr>
      </w:pPr>
    </w:p>
    <w:p w:rsidR="00E3719F" w:rsidRPr="00037F0A" w:rsidRDefault="00497D18">
      <w:pPr>
        <w:pStyle w:val="normal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037F0A">
        <w:rPr>
          <w:b/>
          <w:bCs/>
          <w:color w:val="000000"/>
          <w:sz w:val="32"/>
          <w:szCs w:val="32"/>
        </w:rPr>
        <w:t>Тема роботи</w:t>
      </w:r>
      <w:r w:rsidRPr="00037F0A">
        <w:rPr>
          <w:b/>
          <w:bCs/>
          <w:color w:val="000000"/>
          <w:sz w:val="28"/>
          <w:szCs w:val="28"/>
        </w:rPr>
        <w:t>: </w:t>
      </w:r>
      <w:r w:rsidR="00326AFA" w:rsidRPr="00037F0A">
        <w:rPr>
          <w:bCs/>
          <w:color w:val="000000"/>
          <w:sz w:val="28"/>
          <w:szCs w:val="28"/>
        </w:rPr>
        <w:t>П</w:t>
      </w:r>
      <w:r w:rsidRPr="00037F0A">
        <w:rPr>
          <w:bCs/>
          <w:color w:val="000000"/>
          <w:sz w:val="28"/>
          <w:szCs w:val="28"/>
          <w:shd w:val="clear" w:color="auto" w:fill="FFFFFF"/>
        </w:rPr>
        <w:t>рограмування: алгоритм, програма, код. Системи числення. Двійкова система числення. Розробка та середовище розробки програми.</w:t>
      </w:r>
    </w:p>
    <w:p w:rsidR="00497D18" w:rsidRPr="00037F0A" w:rsidRDefault="00497D18">
      <w:pPr>
        <w:pStyle w:val="normal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:rsidR="00497D18" w:rsidRPr="00037F0A" w:rsidRDefault="00497D18">
      <w:pPr>
        <w:pStyle w:val="normal"/>
        <w:rPr>
          <w:bCs/>
          <w:color w:val="000000"/>
          <w:sz w:val="28"/>
          <w:szCs w:val="28"/>
          <w:lang w:val="en-US"/>
        </w:rPr>
      </w:pPr>
      <w:r w:rsidRPr="00037F0A">
        <w:rPr>
          <w:b/>
          <w:bCs/>
          <w:color w:val="000000"/>
          <w:sz w:val="32"/>
          <w:szCs w:val="32"/>
        </w:rPr>
        <w:t>Мета роботи</w:t>
      </w:r>
      <w:r w:rsidRPr="00037F0A">
        <w:rPr>
          <w:b/>
          <w:bCs/>
          <w:color w:val="000000"/>
          <w:sz w:val="28"/>
          <w:szCs w:val="28"/>
        </w:rPr>
        <w:t>:</w:t>
      </w:r>
      <w:r w:rsidRPr="00037F0A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037F0A">
        <w:rPr>
          <w:bCs/>
          <w:color w:val="000000"/>
          <w:sz w:val="28"/>
          <w:szCs w:val="28"/>
        </w:rPr>
        <w:t xml:space="preserve">ознайомитись з середовищем розробки </w:t>
      </w:r>
      <w:r w:rsidRPr="00037F0A">
        <w:rPr>
          <w:bCs/>
          <w:color w:val="000000"/>
          <w:sz w:val="28"/>
          <w:szCs w:val="28"/>
          <w:lang w:val="en-US"/>
        </w:rPr>
        <w:t>VS</w:t>
      </w:r>
      <w:r w:rsidRPr="00037F0A">
        <w:rPr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  <w:lang w:val="en-US"/>
        </w:rPr>
        <w:t>Code</w:t>
      </w:r>
      <w:r w:rsidRPr="00037F0A">
        <w:rPr>
          <w:bCs/>
          <w:color w:val="000000"/>
          <w:sz w:val="28"/>
          <w:szCs w:val="28"/>
        </w:rPr>
        <w:t xml:space="preserve">, середовищами </w:t>
      </w:r>
      <w:r w:rsidRPr="00037F0A">
        <w:rPr>
          <w:bCs/>
          <w:color w:val="000000"/>
          <w:sz w:val="28"/>
          <w:szCs w:val="28"/>
          <w:lang w:val="en-US"/>
        </w:rPr>
        <w:t>Algotester</w:t>
      </w:r>
      <w:r w:rsidRPr="00037F0A">
        <w:rPr>
          <w:bCs/>
          <w:color w:val="000000"/>
          <w:sz w:val="28"/>
          <w:szCs w:val="28"/>
        </w:rPr>
        <w:t xml:space="preserve">, </w:t>
      </w:r>
      <w:r w:rsidRPr="00037F0A">
        <w:rPr>
          <w:bCs/>
          <w:color w:val="000000"/>
          <w:sz w:val="28"/>
          <w:szCs w:val="28"/>
          <w:lang w:val="en-US"/>
        </w:rPr>
        <w:t>Git</w:t>
      </w:r>
      <w:r w:rsidRPr="00037F0A">
        <w:rPr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  <w:lang w:val="en-US"/>
        </w:rPr>
        <w:t>i</w:t>
      </w:r>
      <w:r w:rsidRPr="00037F0A">
        <w:rPr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  <w:lang w:val="en-US"/>
        </w:rPr>
        <w:t>GitHub</w:t>
      </w:r>
      <w:r w:rsidRPr="00037F0A">
        <w:rPr>
          <w:bCs/>
          <w:color w:val="000000"/>
          <w:sz w:val="28"/>
          <w:szCs w:val="28"/>
        </w:rPr>
        <w:t>, навчитись організовувати та описувати робочий процес, запустити першу програму</w:t>
      </w:r>
      <w:r w:rsidRPr="00037F0A">
        <w:rPr>
          <w:bCs/>
          <w:color w:val="000000"/>
          <w:sz w:val="28"/>
          <w:szCs w:val="28"/>
          <w:lang w:val="en-US"/>
        </w:rPr>
        <w:t>.</w:t>
      </w:r>
    </w:p>
    <w:p w:rsidR="00497D18" w:rsidRPr="00037F0A" w:rsidRDefault="00497D18">
      <w:pPr>
        <w:pStyle w:val="normal"/>
        <w:rPr>
          <w:bCs/>
          <w:color w:val="000000"/>
          <w:sz w:val="28"/>
          <w:szCs w:val="28"/>
          <w:lang w:val="en-US"/>
        </w:rPr>
      </w:pPr>
    </w:p>
    <w:p w:rsidR="00497D18" w:rsidRPr="00037F0A" w:rsidRDefault="00497D18">
      <w:pPr>
        <w:pStyle w:val="normal"/>
        <w:rPr>
          <w:b/>
          <w:bCs/>
          <w:color w:val="000000"/>
          <w:sz w:val="32"/>
          <w:szCs w:val="32"/>
          <w:lang w:val="en-US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037F0A">
        <w:rPr>
          <w:b/>
          <w:bCs/>
          <w:color w:val="000000"/>
          <w:sz w:val="32"/>
          <w:szCs w:val="32"/>
          <w:lang w:val="en-US"/>
        </w:rPr>
        <w:t xml:space="preserve"> </w:t>
      </w:r>
    </w:p>
    <w:p w:rsidR="00497D18" w:rsidRPr="00037F0A" w:rsidRDefault="00497D18">
      <w:pPr>
        <w:pStyle w:val="normal"/>
        <w:rPr>
          <w:b/>
          <w:bCs/>
          <w:color w:val="000000"/>
          <w:sz w:val="32"/>
          <w:szCs w:val="32"/>
          <w:lang w:val="en-US"/>
        </w:rPr>
      </w:pPr>
    </w:p>
    <w:p w:rsidR="00497D18" w:rsidRPr="00037F0A" w:rsidRDefault="00497D18" w:rsidP="00497D18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037F0A">
        <w:rPr>
          <w:color w:val="000000"/>
          <w:sz w:val="28"/>
          <w:szCs w:val="28"/>
          <w:lang w:val="ru-RU"/>
        </w:rPr>
        <w:t>:</w:t>
      </w:r>
    </w:p>
    <w:p w:rsidR="00497D18" w:rsidRPr="00037F0A" w:rsidRDefault="00497D18" w:rsidP="00497D18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 xml:space="preserve">Тема №1: </w:t>
      </w:r>
      <w:r w:rsidR="00042FFF" w:rsidRPr="00037F0A">
        <w:rPr>
          <w:sz w:val="28"/>
          <w:szCs w:val="28"/>
        </w:rPr>
        <w:t xml:space="preserve">Основні поняття мов </w:t>
      </w:r>
      <w:r w:rsidR="00042FFF" w:rsidRPr="00037F0A">
        <w:rPr>
          <w:sz w:val="28"/>
          <w:szCs w:val="28"/>
          <w:lang w:val="en-US"/>
        </w:rPr>
        <w:t>C</w:t>
      </w:r>
      <w:r w:rsidR="00042FFF" w:rsidRPr="00037F0A">
        <w:rPr>
          <w:sz w:val="28"/>
          <w:szCs w:val="28"/>
          <w:lang w:val="ru-RU"/>
        </w:rPr>
        <w:t xml:space="preserve">++ </w:t>
      </w:r>
      <w:r w:rsidR="00042FFF" w:rsidRPr="00037F0A">
        <w:rPr>
          <w:sz w:val="28"/>
          <w:szCs w:val="28"/>
        </w:rPr>
        <w:t xml:space="preserve">та </w:t>
      </w:r>
      <w:r w:rsidR="00042FFF" w:rsidRPr="00037F0A">
        <w:rPr>
          <w:sz w:val="28"/>
          <w:szCs w:val="28"/>
          <w:lang w:val="en-US"/>
        </w:rPr>
        <w:t>C</w:t>
      </w:r>
      <w:r w:rsidRPr="00037F0A">
        <w:rPr>
          <w:sz w:val="28"/>
          <w:szCs w:val="28"/>
          <w:lang w:val="ru-RU"/>
        </w:rPr>
        <w:t>.</w:t>
      </w:r>
    </w:p>
    <w:p w:rsidR="00042FFF" w:rsidRPr="00037F0A" w:rsidRDefault="00042FFF" w:rsidP="00497D18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ru-RU"/>
        </w:rPr>
        <w:t>2</w:t>
      </w:r>
      <w:r w:rsidRPr="00037F0A">
        <w:rPr>
          <w:sz w:val="28"/>
          <w:szCs w:val="28"/>
        </w:rPr>
        <w:t>: Бінарні обчислення, системи числення.</w:t>
      </w:r>
    </w:p>
    <w:p w:rsidR="00497D18" w:rsidRPr="00037F0A" w:rsidRDefault="00497D18" w:rsidP="00497D18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="00042FFF" w:rsidRPr="00037F0A">
        <w:rPr>
          <w:sz w:val="28"/>
          <w:szCs w:val="28"/>
          <w:lang w:val="en-US"/>
        </w:rPr>
        <w:t>3</w:t>
      </w:r>
      <w:r w:rsidRPr="00037F0A">
        <w:rPr>
          <w:sz w:val="28"/>
          <w:szCs w:val="28"/>
        </w:rPr>
        <w:t>:</w:t>
      </w:r>
      <w:r w:rsidRPr="00037F0A">
        <w:rPr>
          <w:sz w:val="28"/>
          <w:szCs w:val="28"/>
          <w:lang w:val="en-US"/>
        </w:rPr>
        <w:t xml:space="preserve"> GitHub </w:t>
      </w:r>
      <w:r w:rsidR="00037F0A">
        <w:rPr>
          <w:sz w:val="28"/>
          <w:szCs w:val="28"/>
        </w:rPr>
        <w:t xml:space="preserve">і </w:t>
      </w:r>
      <w:r w:rsidRPr="00037F0A">
        <w:rPr>
          <w:sz w:val="28"/>
          <w:szCs w:val="28"/>
          <w:lang w:val="en-US"/>
        </w:rPr>
        <w:t>Git.</w:t>
      </w:r>
    </w:p>
    <w:p w:rsidR="00042FFF" w:rsidRPr="00037F0A" w:rsidRDefault="00042FFF" w:rsidP="00497D18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en-US"/>
        </w:rPr>
        <w:t>4</w:t>
      </w:r>
      <w:r w:rsidRPr="00037F0A">
        <w:rPr>
          <w:sz w:val="28"/>
          <w:szCs w:val="28"/>
        </w:rPr>
        <w:t xml:space="preserve">: </w:t>
      </w:r>
      <w:r w:rsidRPr="00037F0A">
        <w:rPr>
          <w:sz w:val="28"/>
          <w:szCs w:val="28"/>
          <w:lang w:val="en-US"/>
        </w:rPr>
        <w:t>Trello</w:t>
      </w:r>
    </w:p>
    <w:p w:rsidR="00497D18" w:rsidRPr="00037F0A" w:rsidRDefault="00497D18" w:rsidP="00497D18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="00042FFF" w:rsidRPr="00037F0A">
        <w:rPr>
          <w:sz w:val="28"/>
          <w:szCs w:val="28"/>
          <w:lang w:val="en-US"/>
        </w:rPr>
        <w:t>5</w:t>
      </w:r>
      <w:r w:rsidRPr="00037F0A">
        <w:rPr>
          <w:sz w:val="28"/>
          <w:szCs w:val="28"/>
        </w:rPr>
        <w:t>:</w:t>
      </w:r>
      <w:r w:rsidRPr="00037F0A">
        <w:rPr>
          <w:sz w:val="28"/>
          <w:szCs w:val="28"/>
          <w:lang w:val="en-US"/>
        </w:rPr>
        <w:t xml:space="preserve"> </w:t>
      </w:r>
      <w:r w:rsidR="00042FFF" w:rsidRPr="00037F0A">
        <w:rPr>
          <w:sz w:val="28"/>
          <w:szCs w:val="28"/>
          <w:lang w:val="en-US"/>
        </w:rPr>
        <w:t>VsCode –</w:t>
      </w:r>
      <w:r w:rsidR="00042FFF" w:rsidRPr="00037F0A">
        <w:rPr>
          <w:sz w:val="28"/>
          <w:szCs w:val="28"/>
        </w:rPr>
        <w:t xml:space="preserve"> середовище розробки</w:t>
      </w:r>
    </w:p>
    <w:p w:rsidR="00042FFF" w:rsidRPr="00037F0A" w:rsidRDefault="00042FFF" w:rsidP="00042FFF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en-US"/>
        </w:rPr>
        <w:t>6: Algotester</w:t>
      </w:r>
    </w:p>
    <w:p w:rsidR="00326AFA" w:rsidRPr="00037F0A" w:rsidRDefault="00326AFA" w:rsidP="00042FFF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№7</w:t>
      </w:r>
      <w:r w:rsidRPr="00037F0A">
        <w:rPr>
          <w:sz w:val="28"/>
          <w:szCs w:val="28"/>
          <w:lang w:val="en-US"/>
        </w:rPr>
        <w:t>:</w:t>
      </w:r>
      <w:r w:rsidRPr="00037F0A"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 xml:space="preserve">Linux </w:t>
      </w:r>
      <w:r w:rsidRPr="00037F0A">
        <w:rPr>
          <w:sz w:val="28"/>
          <w:szCs w:val="28"/>
        </w:rPr>
        <w:t>команди</w:t>
      </w:r>
    </w:p>
    <w:p w:rsidR="0073710E" w:rsidRPr="00037F0A" w:rsidRDefault="002F288E" w:rsidP="00042FFF">
      <w:pPr>
        <w:pStyle w:val="normal"/>
        <w:numPr>
          <w:ilvl w:val="0"/>
          <w:numId w:val="2"/>
        </w:numPr>
        <w:rPr>
          <w:sz w:val="28"/>
          <w:szCs w:val="28"/>
          <w:lang w:val="en-US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en-US"/>
        </w:rPr>
        <w:t>8</w:t>
      </w:r>
      <w:r w:rsidRPr="00037F0A">
        <w:rPr>
          <w:sz w:val="28"/>
          <w:szCs w:val="28"/>
        </w:rPr>
        <w:t xml:space="preserve">: </w:t>
      </w:r>
      <w:r w:rsidRPr="00037F0A">
        <w:rPr>
          <w:sz w:val="28"/>
          <w:szCs w:val="28"/>
          <w:lang w:val="en-US"/>
        </w:rPr>
        <w:t>Draw.io i Google Docs</w:t>
      </w:r>
    </w:p>
    <w:p w:rsidR="00042FFF" w:rsidRPr="00037F0A" w:rsidRDefault="00042FFF" w:rsidP="00042FFF">
      <w:pPr>
        <w:pStyle w:val="normal"/>
        <w:ind w:left="1440"/>
        <w:rPr>
          <w:sz w:val="28"/>
          <w:szCs w:val="28"/>
          <w:lang w:val="en-US"/>
        </w:rPr>
      </w:pPr>
    </w:p>
    <w:p w:rsidR="00042FFF" w:rsidRPr="00037F0A" w:rsidRDefault="00042FFF" w:rsidP="00042FFF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:rsidR="00326AFA" w:rsidRPr="00037F0A" w:rsidRDefault="00326AFA" w:rsidP="00326AFA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  <w:lang w:val="ru-RU"/>
        </w:rPr>
        <w:t>Тема №1</w:t>
      </w:r>
      <w:r w:rsidR="00BD2D06" w:rsidRPr="00037F0A">
        <w:rPr>
          <w:sz w:val="28"/>
          <w:szCs w:val="28"/>
          <w:lang w:val="ru-RU"/>
        </w:rPr>
        <w:t>:</w:t>
      </w:r>
      <w:r w:rsidRPr="00037F0A">
        <w:rPr>
          <w:sz w:val="28"/>
          <w:szCs w:val="28"/>
        </w:rPr>
        <w:t xml:space="preserve"> Основні поняття мов </w:t>
      </w:r>
      <w:r w:rsidRPr="00037F0A">
        <w:rPr>
          <w:sz w:val="28"/>
          <w:szCs w:val="28"/>
          <w:lang w:val="en-US"/>
        </w:rPr>
        <w:t>C</w:t>
      </w:r>
      <w:r w:rsidRPr="00037F0A">
        <w:rPr>
          <w:sz w:val="28"/>
          <w:szCs w:val="28"/>
          <w:lang w:val="ru-RU"/>
        </w:rPr>
        <w:t xml:space="preserve">++ </w:t>
      </w:r>
      <w:r w:rsidRPr="00037F0A">
        <w:rPr>
          <w:sz w:val="28"/>
          <w:szCs w:val="28"/>
        </w:rPr>
        <w:t xml:space="preserve">та </w:t>
      </w:r>
      <w:r w:rsidRPr="00037F0A">
        <w:rPr>
          <w:sz w:val="28"/>
          <w:szCs w:val="28"/>
          <w:lang w:val="en-US"/>
        </w:rPr>
        <w:t>C</w:t>
      </w:r>
      <w:r w:rsidRPr="00037F0A">
        <w:rPr>
          <w:sz w:val="28"/>
          <w:szCs w:val="28"/>
          <w:lang w:val="ru-RU"/>
        </w:rPr>
        <w:t>.</w:t>
      </w:r>
    </w:p>
    <w:p w:rsidR="00326AFA" w:rsidRPr="00037F0A" w:rsidRDefault="00326AFA" w:rsidP="00326AFA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326AFA" w:rsidRPr="00037F0A" w:rsidRDefault="00326AFA" w:rsidP="00326AFA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326AFA" w:rsidRPr="00037F0A" w:rsidRDefault="00326AFA" w:rsidP="00326AFA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Плейлист С++ - теорія на ютубі</w:t>
      </w:r>
    </w:p>
    <w:p w:rsidR="00326AFA" w:rsidRPr="00037F0A" w:rsidRDefault="00326AFA" w:rsidP="00326AFA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Статті з сай</w:t>
      </w:r>
      <w:r w:rsidRPr="00037F0A">
        <w:t>т</w:t>
      </w:r>
      <w:r w:rsidRPr="00037F0A">
        <w:rPr>
          <w:lang w:val="ru-RU"/>
        </w:rPr>
        <w:t xml:space="preserve">у </w:t>
      </w:r>
      <w:r w:rsidRPr="00037F0A">
        <w:rPr>
          <w:lang w:val="en-US"/>
        </w:rPr>
        <w:t>acode</w:t>
      </w:r>
      <w:r w:rsidRPr="00037F0A">
        <w:rPr>
          <w:lang w:val="ru-RU"/>
        </w:rPr>
        <w:t>.</w:t>
      </w:r>
      <w:r w:rsidRPr="00037F0A">
        <w:rPr>
          <w:lang w:val="en-US"/>
        </w:rPr>
        <w:t>com</w:t>
      </w:r>
      <w:r w:rsidRPr="00037F0A">
        <w:rPr>
          <w:lang w:val="ru-RU"/>
        </w:rPr>
        <w:t>.</w:t>
      </w:r>
      <w:r w:rsidRPr="00037F0A">
        <w:rPr>
          <w:lang w:val="en-US"/>
        </w:rPr>
        <w:t>ua</w:t>
      </w:r>
    </w:p>
    <w:p w:rsidR="00326AFA" w:rsidRPr="00037F0A" w:rsidRDefault="00326AFA" w:rsidP="00326AFA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326AFA" w:rsidRPr="00037F0A" w:rsidRDefault="00326AFA" w:rsidP="00326AFA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326AFA" w:rsidRPr="00037F0A" w:rsidRDefault="00326AFA" w:rsidP="00326AFA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Окремі уроки з плейлиста С++ - теорія</w:t>
      </w:r>
    </w:p>
    <w:p w:rsidR="00326AFA" w:rsidRPr="00037F0A" w:rsidRDefault="00326AFA" w:rsidP="00326AFA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Окремі статті з з сай</w:t>
      </w:r>
      <w:r w:rsidRPr="00037F0A">
        <w:t>т</w:t>
      </w:r>
      <w:r w:rsidRPr="00037F0A">
        <w:rPr>
          <w:lang w:val="ru-RU"/>
        </w:rPr>
        <w:t xml:space="preserve">у </w:t>
      </w:r>
      <w:r w:rsidRPr="00037F0A">
        <w:rPr>
          <w:lang w:val="en-US"/>
        </w:rPr>
        <w:t>acode</w:t>
      </w:r>
      <w:r w:rsidRPr="00037F0A">
        <w:rPr>
          <w:lang w:val="ru-RU"/>
        </w:rPr>
        <w:t>.</w:t>
      </w:r>
      <w:r w:rsidRPr="00037F0A">
        <w:rPr>
          <w:lang w:val="en-US"/>
        </w:rPr>
        <w:t>com</w:t>
      </w:r>
      <w:r w:rsidRPr="00037F0A">
        <w:rPr>
          <w:lang w:val="ru-RU"/>
        </w:rPr>
        <w:t>.</w:t>
      </w:r>
      <w:r w:rsidRPr="00037F0A">
        <w:rPr>
          <w:lang w:val="en-US"/>
        </w:rPr>
        <w:t>ua</w:t>
      </w:r>
    </w:p>
    <w:p w:rsidR="00326AFA" w:rsidRPr="00037F0A" w:rsidRDefault="00326AFA" w:rsidP="00326AFA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Статус: оз</w:t>
      </w:r>
      <w:r w:rsidR="00BD2D06" w:rsidRPr="00037F0A">
        <w:rPr>
          <w:lang w:val="ru-RU"/>
        </w:rPr>
        <w:t xml:space="preserve">найомлена з типами даних, змінними, константами, циклами та іншими базовими поняттями у мовах </w:t>
      </w:r>
      <w:r w:rsidR="00BD2D06" w:rsidRPr="00037F0A">
        <w:rPr>
          <w:lang w:val="en-US"/>
        </w:rPr>
        <w:t>C</w:t>
      </w:r>
      <w:r w:rsidR="00BD2D06" w:rsidRPr="00037F0A">
        <w:rPr>
          <w:lang w:val="ru-RU"/>
        </w:rPr>
        <w:t xml:space="preserve">++ </w:t>
      </w:r>
      <w:r w:rsidR="00BD2D06" w:rsidRPr="00037F0A">
        <w:t xml:space="preserve">та </w:t>
      </w:r>
      <w:r w:rsidR="00BD2D06" w:rsidRPr="00037F0A">
        <w:rPr>
          <w:lang w:val="en-US"/>
        </w:rPr>
        <w:t>C</w:t>
      </w:r>
    </w:p>
    <w:p w:rsidR="00BD2D06" w:rsidRPr="00037F0A" w:rsidRDefault="00BD2D06" w:rsidP="00326AFA">
      <w:pPr>
        <w:pStyle w:val="normal"/>
        <w:numPr>
          <w:ilvl w:val="0"/>
          <w:numId w:val="4"/>
        </w:numPr>
        <w:rPr>
          <w:lang w:val="ru-RU"/>
        </w:rPr>
      </w:pPr>
      <w:r w:rsidRPr="00037F0A">
        <w:t>Початок опрацювання теми: 01.09.24</w:t>
      </w:r>
    </w:p>
    <w:p w:rsidR="00BD2D06" w:rsidRPr="00037F0A" w:rsidRDefault="00BD2D06" w:rsidP="00326AFA">
      <w:pPr>
        <w:pStyle w:val="normal"/>
        <w:numPr>
          <w:ilvl w:val="0"/>
          <w:numId w:val="4"/>
        </w:numPr>
        <w:rPr>
          <w:lang w:val="ru-RU"/>
        </w:rPr>
      </w:pPr>
      <w:r w:rsidRPr="00037F0A">
        <w:t>Завершення опрацювання теми 30.09.24</w:t>
      </w:r>
    </w:p>
    <w:p w:rsidR="00037F0A" w:rsidRPr="00037F0A" w:rsidRDefault="00037F0A" w:rsidP="00037F0A">
      <w:pPr>
        <w:pStyle w:val="normal"/>
        <w:ind w:left="2061"/>
        <w:rPr>
          <w:lang w:val="ru-RU"/>
        </w:rPr>
      </w:pPr>
    </w:p>
    <w:p w:rsidR="00BD2D06" w:rsidRPr="00037F0A" w:rsidRDefault="00BD2D06" w:rsidP="00BD2D06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  <w:lang w:val="ru-RU"/>
        </w:rPr>
        <w:t>Тема №2:</w:t>
      </w:r>
      <w:r w:rsidRPr="00037F0A">
        <w:rPr>
          <w:sz w:val="28"/>
          <w:szCs w:val="28"/>
        </w:rPr>
        <w:t xml:space="preserve"> Бінарні обчислення, системи числення.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BD2D06" w:rsidRPr="00037F0A" w:rsidRDefault="00BD2D06" w:rsidP="00BD2D06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BD2D06" w:rsidRPr="00037F0A" w:rsidRDefault="00BD2D06" w:rsidP="00BD2D06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BD2D06" w:rsidRPr="00037F0A" w:rsidRDefault="00BD2D06" w:rsidP="00BD2D06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BD2D06" w:rsidRPr="00037F0A" w:rsidRDefault="00BD2D06" w:rsidP="00BD2D06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D2D06" w:rsidRPr="00037F0A" w:rsidRDefault="00BD2D06" w:rsidP="00BD2D06">
      <w:pPr>
        <w:pStyle w:val="1"/>
        <w:numPr>
          <w:ilvl w:val="0"/>
          <w:numId w:val="6"/>
        </w:numPr>
        <w:shd w:val="clear" w:color="auto" w:fill="FFFFFF"/>
        <w:spacing w:before="0"/>
        <w:rPr>
          <w:rFonts w:ascii="Times New Roman" w:hAnsi="Times New Roman" w:cs="Times New Roman"/>
          <w:color w:val="0F0F0F"/>
          <w:sz w:val="24"/>
          <w:szCs w:val="24"/>
        </w:rPr>
      </w:pPr>
      <w:r w:rsidRPr="00037F0A">
        <w:rPr>
          <w:rFonts w:ascii="Times New Roman" w:hAnsi="Times New Roman" w:cs="Times New Roman"/>
          <w:color w:val="0F0F0F"/>
          <w:sz w:val="24"/>
          <w:szCs w:val="24"/>
        </w:rPr>
        <w:t>Lection 01. Арифметичні дії у двійковій системі числення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Статус: ознайомлена з системами числення, переведенням чисел з однієї системи в іншу, операціями над числами</w:t>
      </w:r>
      <w:r w:rsidR="00037F0A">
        <w:rPr>
          <w:lang w:val="ru-RU"/>
        </w:rPr>
        <w:t>,</w:t>
      </w:r>
      <w:r w:rsidRPr="00037F0A">
        <w:rPr>
          <w:lang w:val="ru-RU"/>
        </w:rPr>
        <w:t xml:space="preserve"> поданими в двійковій системі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t>Початок опрацювання теми: 07.09.24</w:t>
      </w:r>
    </w:p>
    <w:p w:rsidR="00BD2D06" w:rsidRPr="00037F0A" w:rsidRDefault="00BD2D06" w:rsidP="00037F0A">
      <w:pPr>
        <w:pStyle w:val="normal"/>
        <w:numPr>
          <w:ilvl w:val="0"/>
          <w:numId w:val="4"/>
        </w:numPr>
        <w:rPr>
          <w:lang w:val="ru-RU"/>
        </w:rPr>
      </w:pPr>
      <w:r w:rsidRPr="00037F0A">
        <w:t>Завершення опрацювання теми 30.09.24</w:t>
      </w:r>
    </w:p>
    <w:p w:rsidR="00BD2D06" w:rsidRPr="00037F0A" w:rsidRDefault="00BD2D06" w:rsidP="00BD2D06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lastRenderedPageBreak/>
        <w:t>Тема №</w:t>
      </w:r>
      <w:r w:rsidRPr="00037F0A">
        <w:rPr>
          <w:sz w:val="28"/>
          <w:szCs w:val="28"/>
          <w:lang w:val="en-US"/>
        </w:rPr>
        <w:t>3</w:t>
      </w:r>
      <w:r w:rsidRPr="00037F0A">
        <w:rPr>
          <w:sz w:val="28"/>
          <w:szCs w:val="28"/>
        </w:rPr>
        <w:t>:</w:t>
      </w:r>
      <w:r w:rsidRPr="00037F0A">
        <w:rPr>
          <w:sz w:val="28"/>
          <w:szCs w:val="28"/>
          <w:lang w:val="en-US"/>
        </w:rPr>
        <w:t xml:space="preserve"> GitHub I Git.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BD2D06" w:rsidRPr="00037F0A" w:rsidRDefault="00BD2D06" w:rsidP="00BD2D06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Лабораторні роботи</w:t>
      </w:r>
    </w:p>
    <w:p w:rsidR="00BD2D06" w:rsidRPr="00037F0A" w:rsidRDefault="00BD2D06" w:rsidP="00BD2D06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BD2D06" w:rsidRPr="00037F0A" w:rsidRDefault="00BD2D06" w:rsidP="00BD2D06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Інформація, отримана з лабораторних робіт та практик</w:t>
      </w:r>
    </w:p>
    <w:p w:rsidR="0050127F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 xml:space="preserve">Статус: ознайомлена з </w:t>
      </w:r>
      <w:r w:rsidR="0050127F" w:rsidRPr="00037F0A">
        <w:rPr>
          <w:lang w:val="ru-RU"/>
        </w:rPr>
        <w:t xml:space="preserve">основними командами у </w:t>
      </w:r>
      <w:r w:rsidR="0050127F" w:rsidRPr="00037F0A">
        <w:rPr>
          <w:lang w:val="en-US"/>
        </w:rPr>
        <w:t>Git</w:t>
      </w:r>
      <w:r w:rsidR="0050127F" w:rsidRPr="00037F0A">
        <w:t xml:space="preserve">, вмію поєднувати </w:t>
      </w:r>
      <w:r w:rsidR="0050127F" w:rsidRPr="00037F0A">
        <w:rPr>
          <w:lang w:val="en-US"/>
        </w:rPr>
        <w:t>Git</w:t>
      </w:r>
      <w:r w:rsidR="00037F0A">
        <w:rPr>
          <w:lang w:val="ru-RU"/>
        </w:rPr>
        <w:t xml:space="preserve"> і </w:t>
      </w:r>
      <w:r w:rsidR="0050127F" w:rsidRPr="00037F0A">
        <w:rPr>
          <w:lang w:val="ru-RU"/>
        </w:rPr>
        <w:t xml:space="preserve"> </w:t>
      </w:r>
      <w:r w:rsidR="0050127F" w:rsidRPr="00037F0A">
        <w:rPr>
          <w:lang w:val="en-US"/>
        </w:rPr>
        <w:t>GitHub</w:t>
      </w:r>
      <w:r w:rsidR="0050127F" w:rsidRPr="00037F0A">
        <w:rPr>
          <w:lang w:val="ru-RU"/>
        </w:rPr>
        <w:t xml:space="preserve">, створювати репозиторії та приєднувати людей у команду 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t xml:space="preserve">Початок опрацювання теми: </w:t>
      </w:r>
      <w:r w:rsidR="0050127F" w:rsidRPr="00037F0A">
        <w:t>15</w:t>
      </w:r>
      <w:r w:rsidRPr="00037F0A">
        <w:t>.09.24</w:t>
      </w:r>
    </w:p>
    <w:p w:rsidR="00BD2D06" w:rsidRPr="00037F0A" w:rsidRDefault="00BD2D06" w:rsidP="00BD2D06">
      <w:pPr>
        <w:pStyle w:val="normal"/>
        <w:numPr>
          <w:ilvl w:val="0"/>
          <w:numId w:val="4"/>
        </w:numPr>
        <w:rPr>
          <w:lang w:val="ru-RU"/>
        </w:rPr>
      </w:pPr>
      <w:r w:rsidRPr="00037F0A">
        <w:t xml:space="preserve">Завершення опрацювання теми </w:t>
      </w:r>
      <w:r w:rsidR="0050127F" w:rsidRPr="00037F0A">
        <w:t>03.10</w:t>
      </w:r>
      <w:r w:rsidRPr="00037F0A">
        <w:t>.24</w:t>
      </w:r>
    </w:p>
    <w:p w:rsidR="00CA1E89" w:rsidRPr="00037F0A" w:rsidRDefault="00CA1E89" w:rsidP="00CA1E89">
      <w:pPr>
        <w:pStyle w:val="normal"/>
        <w:ind w:left="2061"/>
        <w:rPr>
          <w:sz w:val="28"/>
          <w:szCs w:val="28"/>
          <w:lang w:val="ru-RU"/>
        </w:rPr>
      </w:pPr>
    </w:p>
    <w:p w:rsidR="0050127F" w:rsidRPr="00037F0A" w:rsidRDefault="0050127F" w:rsidP="0050127F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en-US"/>
        </w:rPr>
        <w:t>4</w:t>
      </w:r>
      <w:r w:rsidRPr="00037F0A">
        <w:rPr>
          <w:sz w:val="28"/>
          <w:szCs w:val="28"/>
        </w:rPr>
        <w:t xml:space="preserve">: </w:t>
      </w:r>
      <w:r w:rsidRPr="00037F0A">
        <w:rPr>
          <w:sz w:val="28"/>
          <w:szCs w:val="28"/>
          <w:lang w:val="en-US"/>
        </w:rPr>
        <w:t>Trello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50127F" w:rsidRPr="00037F0A" w:rsidRDefault="0050127F" w:rsidP="0050127F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 xml:space="preserve">Команда з </w:t>
      </w:r>
      <w:r w:rsidRPr="00037F0A">
        <w:rPr>
          <w:lang w:val="en-US"/>
        </w:rPr>
        <w:t xml:space="preserve">Epic 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50127F" w:rsidRPr="00037F0A" w:rsidRDefault="0050127F" w:rsidP="0050127F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Окремі короткі відеоуроки, пов`</w:t>
      </w:r>
      <w:r w:rsidRPr="00037F0A">
        <w:t xml:space="preserve">язані з роботою з </w:t>
      </w:r>
      <w:r w:rsidRPr="00037F0A">
        <w:rPr>
          <w:lang w:val="en-US"/>
        </w:rPr>
        <w:t>Trello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 xml:space="preserve">Статус: вмію створювати дошки, таблиці, ставити дедлайни на завдання та створювати підзавдання 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t>Початок опрацювання теми: 09.09.24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t>Завершення опрацювання теми 25.09.24</w:t>
      </w:r>
    </w:p>
    <w:p w:rsidR="00CA1E89" w:rsidRPr="00037F0A" w:rsidRDefault="00CA1E89" w:rsidP="00CA1E89">
      <w:pPr>
        <w:pStyle w:val="normal"/>
        <w:ind w:left="2061"/>
        <w:rPr>
          <w:sz w:val="28"/>
          <w:szCs w:val="28"/>
          <w:lang w:val="ru-RU"/>
        </w:rPr>
      </w:pPr>
    </w:p>
    <w:p w:rsidR="0050127F" w:rsidRPr="00037F0A" w:rsidRDefault="0050127F" w:rsidP="0050127F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ru-RU"/>
        </w:rPr>
        <w:t>5</w:t>
      </w:r>
      <w:r w:rsidRPr="00037F0A">
        <w:rPr>
          <w:sz w:val="28"/>
          <w:szCs w:val="28"/>
        </w:rPr>
        <w:t>:</w:t>
      </w:r>
      <w:r w:rsidRPr="00037F0A">
        <w:rPr>
          <w:sz w:val="28"/>
          <w:szCs w:val="28"/>
          <w:lang w:val="ru-RU"/>
        </w:rPr>
        <w:t xml:space="preserve"> </w:t>
      </w:r>
      <w:r w:rsidRPr="00037F0A">
        <w:rPr>
          <w:sz w:val="28"/>
          <w:szCs w:val="28"/>
          <w:lang w:val="en-US"/>
        </w:rPr>
        <w:t>VsCode</w:t>
      </w:r>
      <w:r w:rsidRPr="00037F0A">
        <w:rPr>
          <w:sz w:val="28"/>
          <w:szCs w:val="28"/>
          <w:lang w:val="ru-RU"/>
        </w:rPr>
        <w:t xml:space="preserve"> –</w:t>
      </w:r>
      <w:r w:rsidRPr="00037F0A">
        <w:rPr>
          <w:sz w:val="28"/>
          <w:szCs w:val="28"/>
        </w:rPr>
        <w:t xml:space="preserve"> середовище розробки</w:t>
      </w:r>
    </w:p>
    <w:p w:rsidR="0050127F" w:rsidRPr="00037F0A" w:rsidRDefault="0050127F" w:rsidP="0050127F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50127F" w:rsidRPr="00037F0A" w:rsidRDefault="0050127F" w:rsidP="0050127F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 xml:space="preserve">Відеоурок «Встановленння </w:t>
      </w:r>
      <w:r w:rsidRPr="00037F0A">
        <w:rPr>
          <w:lang w:val="en-US"/>
        </w:rPr>
        <w:t>VS</w:t>
      </w:r>
      <w:r w:rsidRPr="00037F0A">
        <w:rPr>
          <w:lang w:val="ru-RU"/>
        </w:rPr>
        <w:t xml:space="preserve"> </w:t>
      </w:r>
      <w:r w:rsidRPr="00037F0A">
        <w:rPr>
          <w:lang w:val="en-US"/>
        </w:rPr>
        <w:t>code</w:t>
      </w:r>
      <w:r w:rsidRPr="00037F0A">
        <w:rPr>
          <w:lang w:val="ru-RU"/>
        </w:rPr>
        <w:t>» з ютуб-каналу «Блоган»</w:t>
      </w:r>
    </w:p>
    <w:p w:rsidR="0050127F" w:rsidRPr="00037F0A" w:rsidRDefault="0050127F" w:rsidP="0050127F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Відеоурок «https://youtu.be/DMWD7wfhgNY?si=IyzwttpoCj_SbEuM»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50127F" w:rsidRPr="00037F0A" w:rsidRDefault="0050127F" w:rsidP="0050127F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Відеоуроки, пов`язані з темою встановлення та налаштування середовища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 xml:space="preserve">Статус: інстальовано </w:t>
      </w:r>
      <w:r w:rsidRPr="00037F0A">
        <w:rPr>
          <w:lang w:val="en-US"/>
        </w:rPr>
        <w:t>VS</w:t>
      </w:r>
      <w:r w:rsidRPr="00037F0A">
        <w:rPr>
          <w:lang w:val="ru-RU"/>
        </w:rPr>
        <w:t xml:space="preserve"> </w:t>
      </w:r>
      <w:r w:rsidRPr="00037F0A">
        <w:rPr>
          <w:lang w:val="en-US"/>
        </w:rPr>
        <w:t>Code</w:t>
      </w:r>
      <w:r w:rsidRPr="00037F0A">
        <w:rPr>
          <w:lang w:val="ru-RU"/>
        </w:rPr>
        <w:t xml:space="preserve">, встановлено компайлер та розширення для </w:t>
      </w:r>
      <w:r w:rsidRPr="00037F0A">
        <w:rPr>
          <w:lang w:val="en-US"/>
        </w:rPr>
        <w:t>C</w:t>
      </w:r>
      <w:r w:rsidRPr="00037F0A">
        <w:rPr>
          <w:lang w:val="ru-RU"/>
        </w:rPr>
        <w:t>/</w:t>
      </w:r>
      <w:r w:rsidRPr="00037F0A">
        <w:rPr>
          <w:lang w:val="en-US"/>
        </w:rPr>
        <w:t>C</w:t>
      </w:r>
      <w:r w:rsidRPr="00037F0A">
        <w:rPr>
          <w:lang w:val="ru-RU"/>
        </w:rPr>
        <w:t xml:space="preserve">++, ознайомлена з </w:t>
      </w:r>
      <w:r w:rsidR="001C5F1C" w:rsidRPr="00037F0A">
        <w:rPr>
          <w:lang w:val="ru-RU"/>
        </w:rPr>
        <w:t>лінтером та дебагером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t xml:space="preserve">Початок опрацювання теми: </w:t>
      </w:r>
      <w:r w:rsidR="001C5F1C" w:rsidRPr="00037F0A">
        <w:t>12</w:t>
      </w:r>
      <w:r w:rsidRPr="00037F0A">
        <w:t>.09.24</w:t>
      </w:r>
    </w:p>
    <w:p w:rsidR="0050127F" w:rsidRPr="00037F0A" w:rsidRDefault="0050127F" w:rsidP="0050127F">
      <w:pPr>
        <w:pStyle w:val="normal"/>
        <w:numPr>
          <w:ilvl w:val="0"/>
          <w:numId w:val="4"/>
        </w:numPr>
        <w:rPr>
          <w:lang w:val="ru-RU"/>
        </w:rPr>
      </w:pPr>
      <w:r w:rsidRPr="00037F0A">
        <w:t xml:space="preserve">Завершення опрацювання теми </w:t>
      </w:r>
      <w:r w:rsidR="001C5F1C" w:rsidRPr="00037F0A">
        <w:t>2</w:t>
      </w:r>
      <w:r w:rsidR="002A0B97" w:rsidRPr="00037F0A">
        <w:t>7</w:t>
      </w:r>
      <w:r w:rsidRPr="00037F0A">
        <w:t>.09.24</w:t>
      </w:r>
    </w:p>
    <w:p w:rsidR="00CA1E89" w:rsidRPr="00037F0A" w:rsidRDefault="00CA1E89" w:rsidP="00CA1E89">
      <w:pPr>
        <w:pStyle w:val="normal"/>
        <w:ind w:left="2061"/>
        <w:rPr>
          <w:sz w:val="28"/>
          <w:szCs w:val="28"/>
          <w:lang w:val="ru-RU"/>
        </w:rPr>
      </w:pPr>
    </w:p>
    <w:p w:rsidR="002A0B97" w:rsidRPr="00037F0A" w:rsidRDefault="002A0B97" w:rsidP="002A0B97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 xml:space="preserve">Тема №6: </w:t>
      </w:r>
      <w:r w:rsidRPr="00037F0A">
        <w:rPr>
          <w:sz w:val="28"/>
          <w:szCs w:val="28"/>
          <w:lang w:val="en-US"/>
        </w:rPr>
        <w:t>Algotester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0B97" w:rsidRPr="00037F0A" w:rsidRDefault="002A0B97" w:rsidP="002A0B97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Відеоуроки на Ютуб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0B97" w:rsidRPr="00037F0A" w:rsidRDefault="002A0B97" w:rsidP="002A0B97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Відеоуроки на ютуб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 xml:space="preserve">Статус: вмію працювати з </w:t>
      </w:r>
      <w:r w:rsidRPr="00037F0A">
        <w:rPr>
          <w:lang w:val="en-US"/>
        </w:rPr>
        <w:t>Algotester</w:t>
      </w:r>
      <w:r w:rsidRPr="00037F0A">
        <w:rPr>
          <w:lang w:val="ru-RU"/>
        </w:rPr>
        <w:t>, розумію класифікацію завдань та виконала одне з завдань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t>Початок опрацювання теми: 09.09.24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t>Завершення опрацювання теми 13.09.24</w:t>
      </w:r>
    </w:p>
    <w:p w:rsidR="00CA1E89" w:rsidRPr="00037F0A" w:rsidRDefault="00CA1E89" w:rsidP="00CA1E89">
      <w:pPr>
        <w:pStyle w:val="normal"/>
        <w:ind w:left="2061"/>
        <w:rPr>
          <w:sz w:val="28"/>
          <w:szCs w:val="28"/>
          <w:lang w:val="ru-RU"/>
        </w:rPr>
      </w:pPr>
    </w:p>
    <w:p w:rsidR="002A0B97" w:rsidRPr="00037F0A" w:rsidRDefault="002A0B97" w:rsidP="002A0B97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 xml:space="preserve">Тема №7: </w:t>
      </w:r>
      <w:r w:rsidRPr="00037F0A">
        <w:rPr>
          <w:sz w:val="28"/>
          <w:szCs w:val="28"/>
          <w:lang w:val="en-US"/>
        </w:rPr>
        <w:t xml:space="preserve">Linux </w:t>
      </w:r>
      <w:r w:rsidRPr="00037F0A">
        <w:rPr>
          <w:sz w:val="28"/>
          <w:szCs w:val="28"/>
        </w:rPr>
        <w:t>команди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0B97" w:rsidRPr="00037F0A" w:rsidRDefault="002A0B97" w:rsidP="002A0B97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 xml:space="preserve">Уроки </w:t>
      </w:r>
      <w:r w:rsidRPr="00037F0A">
        <w:rPr>
          <w:lang w:val="en-US"/>
        </w:rPr>
        <w:t>Linux</w:t>
      </w:r>
      <w:r w:rsidRPr="00037F0A">
        <w:t xml:space="preserve"> на сайті </w:t>
      </w:r>
      <w:r w:rsidRPr="00037F0A">
        <w:rPr>
          <w:lang w:val="en-US"/>
        </w:rPr>
        <w:t>acode</w:t>
      </w:r>
      <w:r w:rsidRPr="00037F0A">
        <w:rPr>
          <w:lang w:val="ru-RU"/>
        </w:rPr>
        <w:t>.</w:t>
      </w:r>
      <w:r w:rsidRPr="00037F0A">
        <w:rPr>
          <w:lang w:val="en-US"/>
        </w:rPr>
        <w:t>com</w:t>
      </w:r>
      <w:r w:rsidRPr="00037F0A">
        <w:rPr>
          <w:lang w:val="ru-RU"/>
        </w:rPr>
        <w:t>.</w:t>
      </w:r>
      <w:r w:rsidRPr="00037F0A">
        <w:rPr>
          <w:lang w:val="en-US"/>
        </w:rPr>
        <w:t>ua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0B97" w:rsidRPr="00037F0A" w:rsidRDefault="002A0B97" w:rsidP="002A0B97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 xml:space="preserve">Окремі уроки </w:t>
      </w:r>
      <w:r w:rsidRPr="00037F0A">
        <w:rPr>
          <w:lang w:val="en-US"/>
        </w:rPr>
        <w:t>Linux</w:t>
      </w:r>
      <w:r w:rsidRPr="00037F0A">
        <w:t xml:space="preserve"> на сайті </w:t>
      </w:r>
      <w:r w:rsidRPr="00037F0A">
        <w:rPr>
          <w:lang w:val="en-US"/>
        </w:rPr>
        <w:t>acode</w:t>
      </w:r>
      <w:r w:rsidRPr="00037F0A">
        <w:rPr>
          <w:lang w:val="ru-RU"/>
        </w:rPr>
        <w:t>.</w:t>
      </w:r>
      <w:r w:rsidRPr="00037F0A">
        <w:rPr>
          <w:lang w:val="en-US"/>
        </w:rPr>
        <w:t>com</w:t>
      </w:r>
      <w:r w:rsidRPr="00037F0A">
        <w:rPr>
          <w:lang w:val="ru-RU"/>
        </w:rPr>
        <w:t>.</w:t>
      </w:r>
      <w:r w:rsidRPr="00037F0A">
        <w:rPr>
          <w:lang w:val="en-US"/>
        </w:rPr>
        <w:t>ua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Статус: ознайомлена з операційною системою та базовими командами у ній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t>Початок опрацювання теми: 27.09.24</w:t>
      </w:r>
    </w:p>
    <w:p w:rsidR="002A0B97" w:rsidRPr="00037F0A" w:rsidRDefault="002A0B97" w:rsidP="002A0B97">
      <w:pPr>
        <w:pStyle w:val="normal"/>
        <w:numPr>
          <w:ilvl w:val="0"/>
          <w:numId w:val="4"/>
        </w:numPr>
        <w:rPr>
          <w:lang w:val="ru-RU"/>
        </w:rPr>
      </w:pPr>
      <w:r w:rsidRPr="00037F0A">
        <w:lastRenderedPageBreak/>
        <w:t>Завершення опрацювання теми 03.10.24</w:t>
      </w:r>
    </w:p>
    <w:p w:rsidR="00037F0A" w:rsidRPr="00037F0A" w:rsidRDefault="00037F0A" w:rsidP="00037F0A">
      <w:pPr>
        <w:pStyle w:val="normal"/>
        <w:ind w:left="2061"/>
        <w:rPr>
          <w:lang w:val="ru-RU"/>
        </w:rPr>
      </w:pPr>
    </w:p>
    <w:p w:rsidR="002F288E" w:rsidRPr="00037F0A" w:rsidRDefault="002F288E" w:rsidP="002F288E">
      <w:pPr>
        <w:pStyle w:val="normal"/>
        <w:numPr>
          <w:ilvl w:val="0"/>
          <w:numId w:val="3"/>
        </w:numPr>
        <w:rPr>
          <w:sz w:val="28"/>
          <w:szCs w:val="28"/>
          <w:lang w:val="en-US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en-US"/>
        </w:rPr>
        <w:t>8</w:t>
      </w:r>
      <w:r w:rsidRPr="00037F0A">
        <w:rPr>
          <w:sz w:val="28"/>
          <w:szCs w:val="28"/>
        </w:rPr>
        <w:t xml:space="preserve">: </w:t>
      </w:r>
      <w:r w:rsidRPr="00037F0A">
        <w:rPr>
          <w:sz w:val="28"/>
          <w:szCs w:val="28"/>
          <w:lang w:val="en-US"/>
        </w:rPr>
        <w:t>Draw.io i Google Docs</w:t>
      </w:r>
    </w:p>
    <w:p w:rsidR="002F288E" w:rsidRPr="00037F0A" w:rsidRDefault="002F288E" w:rsidP="00037F0A">
      <w:pPr>
        <w:pStyle w:val="normal"/>
        <w:numPr>
          <w:ilvl w:val="0"/>
          <w:numId w:val="18"/>
        </w:numPr>
        <w:rPr>
          <w:lang w:val="en-US"/>
        </w:rPr>
      </w:pPr>
      <w:r w:rsidRPr="00037F0A">
        <w:rPr>
          <w:lang w:val="ru-RU"/>
        </w:rPr>
        <w:t>Статус</w:t>
      </w:r>
      <w:r w:rsidRPr="00037F0A">
        <w:rPr>
          <w:lang w:val="en-US"/>
        </w:rPr>
        <w:t xml:space="preserve">: </w:t>
      </w:r>
      <w:r w:rsidRPr="00037F0A">
        <w:rPr>
          <w:lang w:val="ru-RU"/>
        </w:rPr>
        <w:t>вмію</w:t>
      </w:r>
      <w:r w:rsidRPr="00037F0A">
        <w:rPr>
          <w:lang w:val="en-US"/>
        </w:rPr>
        <w:t xml:space="preserve"> </w:t>
      </w:r>
      <w:r w:rsidRPr="00037F0A">
        <w:rPr>
          <w:lang w:val="ru-RU"/>
        </w:rPr>
        <w:t>працювати</w:t>
      </w:r>
      <w:r w:rsidRPr="00037F0A">
        <w:rPr>
          <w:lang w:val="en-US"/>
        </w:rPr>
        <w:t xml:space="preserve"> </w:t>
      </w:r>
      <w:r w:rsidRPr="00037F0A">
        <w:rPr>
          <w:lang w:val="ru-RU"/>
        </w:rPr>
        <w:t>з</w:t>
      </w:r>
      <w:r w:rsidRPr="00037F0A">
        <w:rPr>
          <w:lang w:val="en-US"/>
        </w:rPr>
        <w:t xml:space="preserve">  Draw.io i Google Docs</w:t>
      </w:r>
    </w:p>
    <w:p w:rsidR="002F288E" w:rsidRPr="00037F0A" w:rsidRDefault="002F288E" w:rsidP="00037F0A">
      <w:pPr>
        <w:pStyle w:val="normal"/>
        <w:numPr>
          <w:ilvl w:val="0"/>
          <w:numId w:val="18"/>
        </w:numPr>
        <w:rPr>
          <w:lang w:val="ru-RU"/>
        </w:rPr>
      </w:pPr>
      <w:r w:rsidRPr="00037F0A">
        <w:t>Початок опрацювання теми: 0</w:t>
      </w:r>
      <w:r w:rsidRPr="00037F0A">
        <w:rPr>
          <w:lang w:val="en-US"/>
        </w:rPr>
        <w:t>1</w:t>
      </w:r>
      <w:r w:rsidRPr="00037F0A">
        <w:t>.09.24</w:t>
      </w:r>
    </w:p>
    <w:p w:rsidR="002F288E" w:rsidRPr="00037F0A" w:rsidRDefault="002F288E" w:rsidP="00037F0A">
      <w:pPr>
        <w:pStyle w:val="normal"/>
        <w:numPr>
          <w:ilvl w:val="0"/>
          <w:numId w:val="18"/>
        </w:numPr>
        <w:rPr>
          <w:lang w:val="ru-RU"/>
        </w:rPr>
      </w:pPr>
      <w:r w:rsidRPr="00037F0A">
        <w:t xml:space="preserve">Завершення опрацювання теми </w:t>
      </w:r>
      <w:r w:rsidRPr="00037F0A">
        <w:rPr>
          <w:lang w:val="en-US"/>
        </w:rPr>
        <w:t>20</w:t>
      </w:r>
      <w:r w:rsidRPr="00037F0A">
        <w:t>.09.24</w:t>
      </w:r>
    </w:p>
    <w:p w:rsidR="002F288E" w:rsidRPr="00037F0A" w:rsidRDefault="002F288E" w:rsidP="002F288E">
      <w:pPr>
        <w:pStyle w:val="normal"/>
        <w:ind w:left="2061"/>
        <w:rPr>
          <w:sz w:val="28"/>
          <w:szCs w:val="28"/>
          <w:lang w:val="ru-RU"/>
        </w:rPr>
      </w:pPr>
    </w:p>
    <w:p w:rsidR="002F288E" w:rsidRPr="00037F0A" w:rsidRDefault="002F288E" w:rsidP="002F288E">
      <w:pPr>
        <w:pStyle w:val="normal"/>
        <w:ind w:left="1353"/>
        <w:rPr>
          <w:lang w:val="en-US"/>
        </w:rPr>
      </w:pPr>
    </w:p>
    <w:p w:rsidR="002A0B97" w:rsidRPr="00037F0A" w:rsidRDefault="002A0B97" w:rsidP="002A0B97">
      <w:pPr>
        <w:pStyle w:val="normal"/>
        <w:rPr>
          <w:sz w:val="28"/>
          <w:szCs w:val="28"/>
        </w:rPr>
      </w:pPr>
    </w:p>
    <w:p w:rsidR="002A0B97" w:rsidRPr="00037F0A" w:rsidRDefault="002A0B97" w:rsidP="002A0B97">
      <w:pPr>
        <w:pStyle w:val="1"/>
        <w:rPr>
          <w:rFonts w:ascii="Times New Roman" w:hAnsi="Times New Roman" w:cs="Times New Roman"/>
        </w:rPr>
      </w:pPr>
      <w:r w:rsidRPr="00037F0A">
        <w:rPr>
          <w:rFonts w:ascii="Times New Roman" w:hAnsi="Times New Roman" w:cs="Times New Roman"/>
          <w:color w:val="000000"/>
        </w:rPr>
        <w:t>Виконання роботи:</w:t>
      </w:r>
    </w:p>
    <w:p w:rsidR="002A0B97" w:rsidRPr="00037F0A" w:rsidRDefault="002A0B97" w:rsidP="002F288E">
      <w:pPr>
        <w:pStyle w:val="2"/>
        <w:numPr>
          <w:ilvl w:val="0"/>
          <w:numId w:val="15"/>
        </w:numPr>
        <w:rPr>
          <w:rFonts w:ascii="Times New Roman" w:hAnsi="Times New Roman" w:cs="Times New Roman"/>
          <w:b/>
          <w:color w:val="000000"/>
          <w:lang w:val="ru-RU"/>
        </w:rPr>
      </w:pPr>
      <w:r w:rsidRPr="00037F0A">
        <w:rPr>
          <w:rFonts w:ascii="Times New Roman" w:hAnsi="Times New Roman" w:cs="Times New Roman"/>
          <w:b/>
          <w:color w:val="000000"/>
        </w:rPr>
        <w:t>Опрацювання завдання та вимог до програм та середовища: </w:t>
      </w:r>
    </w:p>
    <w:p w:rsidR="002F288E" w:rsidRPr="00037F0A" w:rsidRDefault="002F288E" w:rsidP="002F288E">
      <w:pPr>
        <w:pStyle w:val="normal"/>
        <w:ind w:left="1080"/>
        <w:rPr>
          <w:lang w:val="ru-RU"/>
        </w:rPr>
      </w:pPr>
    </w:p>
    <w:p w:rsidR="002F288E" w:rsidRPr="00037F0A" w:rsidRDefault="002F288E" w:rsidP="002F288E">
      <w:pPr>
        <w:pStyle w:val="ab"/>
        <w:shd w:val="clear" w:color="auto" w:fill="FFFFFF" w:themeFill="background1"/>
        <w:spacing w:before="0" w:beforeAutospacing="0" w:after="0" w:afterAutospacing="0"/>
        <w:rPr>
          <w:rStyle w:val="ad"/>
          <w:color w:val="000000"/>
          <w:shd w:val="clear" w:color="auto" w:fill="EEFFDE"/>
          <w:lang w:val="en-US"/>
        </w:rPr>
      </w:pPr>
      <w:r w:rsidRPr="00037F0A">
        <w:rPr>
          <w:rStyle w:val="ad"/>
          <w:b/>
          <w:color w:val="000000"/>
          <w:shd w:val="clear" w:color="auto" w:fill="EEFFDE"/>
        </w:rPr>
        <w:t>Завдання № 1</w:t>
      </w:r>
      <w:r w:rsidRPr="00037F0A">
        <w:rPr>
          <w:rStyle w:val="ad"/>
          <w:color w:val="000000"/>
          <w:shd w:val="clear" w:color="auto" w:fill="EEFFDE"/>
        </w:rPr>
        <w:t xml:space="preserve"> Обчислення складних відсотків за депозитом</w:t>
      </w:r>
    </w:p>
    <w:p w:rsidR="002F288E" w:rsidRPr="00037F0A" w:rsidRDefault="002F288E" w:rsidP="002F288E">
      <w:pPr>
        <w:pStyle w:val="ab"/>
        <w:shd w:val="clear" w:color="auto" w:fill="FFFFFF" w:themeFill="background1"/>
        <w:tabs>
          <w:tab w:val="left" w:pos="1515"/>
        </w:tabs>
        <w:spacing w:before="0" w:beforeAutospacing="0" w:after="0" w:afterAutospacing="0"/>
        <w:rPr>
          <w:color w:val="000000"/>
          <w:shd w:val="clear" w:color="auto" w:fill="EEFFDE"/>
          <w:lang w:val="en-US"/>
        </w:rPr>
      </w:pPr>
      <w:r w:rsidRPr="00037F0A">
        <w:rPr>
          <w:color w:val="000000"/>
        </w:rPr>
        <w:tab/>
      </w: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 xml:space="preserve">Деталі завдання: </w:t>
      </w:r>
      <w:r w:rsidRPr="00037F0A">
        <w:rPr>
          <w:color w:val="000000"/>
          <w:shd w:val="clear" w:color="auto" w:fill="EEFFDE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AC5542" w:rsidRPr="00037F0A" w:rsidRDefault="002F288E" w:rsidP="002F288E">
      <w:pPr>
        <w:pStyle w:val="ab"/>
        <w:shd w:val="clear" w:color="auto" w:fill="FFFFFF" w:themeFill="background1"/>
        <w:spacing w:before="0" w:beforeAutospacing="0" w:after="0" w:afterAutospacing="0"/>
        <w:rPr>
          <w:color w:val="000000"/>
          <w:shd w:val="clear" w:color="auto" w:fill="EEFFDE"/>
          <w:lang w:val="en-US"/>
        </w:rPr>
      </w:pP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>Вимоги</w:t>
      </w:r>
      <w:r w:rsidRPr="00037F0A">
        <w:rPr>
          <w:color w:val="000000"/>
          <w:shd w:val="clear" w:color="auto" w:fill="EEFFDE"/>
        </w:rPr>
        <w:t>: Використати функції scanf та printf для для зчитування і форматування вводу/виводу; вкінці програма має вивести повну інформацію про вкладені кошти, загальну суму інвестиції і суму самого заробітку</w:t>
      </w:r>
    </w:p>
    <w:p w:rsidR="009845DB" w:rsidRPr="00037F0A" w:rsidRDefault="009845DB" w:rsidP="002F288E">
      <w:pPr>
        <w:pStyle w:val="ab"/>
        <w:shd w:val="clear" w:color="auto" w:fill="FFFFFF" w:themeFill="background1"/>
        <w:spacing w:before="0" w:beforeAutospacing="0" w:after="0" w:afterAutospacing="0"/>
        <w:rPr>
          <w:color w:val="000000"/>
          <w:shd w:val="clear" w:color="auto" w:fill="EEFFDE"/>
          <w:lang w:val="en-US"/>
        </w:rPr>
      </w:pPr>
    </w:p>
    <w:p w:rsidR="002F288E" w:rsidRPr="00037F0A" w:rsidRDefault="002F288E" w:rsidP="002F288E">
      <w:pPr>
        <w:pStyle w:val="ab"/>
        <w:shd w:val="clear" w:color="auto" w:fill="FFFFFF" w:themeFill="background1"/>
        <w:spacing w:before="0" w:beforeAutospacing="0" w:after="0" w:afterAutospacing="0"/>
        <w:rPr>
          <w:color w:val="000000"/>
          <w:shd w:val="clear" w:color="auto" w:fill="EEFFDE"/>
          <w:lang w:val="en-US"/>
        </w:rPr>
      </w:pPr>
    </w:p>
    <w:p w:rsidR="009845DB" w:rsidRPr="00037F0A" w:rsidRDefault="002F288E" w:rsidP="002F288E">
      <w:pPr>
        <w:pStyle w:val="ab"/>
        <w:shd w:val="clear" w:color="auto" w:fill="FFFFFF" w:themeFill="background1"/>
        <w:spacing w:before="0" w:beforeAutospacing="0" w:after="0" w:afterAutospacing="0"/>
        <w:rPr>
          <w:color w:val="000000"/>
          <w:shd w:val="clear" w:color="auto" w:fill="EEFFDE"/>
          <w:lang w:val="en-US"/>
        </w:rPr>
      </w:pPr>
      <w:r w:rsidRPr="00037F0A">
        <w:rPr>
          <w:rStyle w:val="ad"/>
          <w:b/>
          <w:color w:val="000000"/>
          <w:shd w:val="clear" w:color="auto" w:fill="EEFFDE"/>
        </w:rPr>
        <w:t>Завдання №2</w:t>
      </w:r>
      <w:r w:rsidRPr="00037F0A">
        <w:rPr>
          <w:rStyle w:val="ad"/>
          <w:color w:val="000000"/>
          <w:shd w:val="clear" w:color="auto" w:fill="EEFFDE"/>
        </w:rPr>
        <w:t xml:space="preserve"> Власний код по темі з задач алготестеру</w:t>
      </w: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>Джерело завдання</w:t>
      </w:r>
      <w:r w:rsidRPr="00037F0A">
        <w:rPr>
          <w:rStyle w:val="ae"/>
          <w:b w:val="0"/>
          <w:bCs w:val="0"/>
          <w:i/>
          <w:iCs/>
          <w:color w:val="000000"/>
          <w:shd w:val="clear" w:color="auto" w:fill="EEFFDE"/>
        </w:rPr>
        <w:t>:</w:t>
      </w:r>
      <w:r w:rsidRPr="00037F0A">
        <w:rPr>
          <w:rStyle w:val="ae"/>
          <w:b w:val="0"/>
          <w:bCs w:val="0"/>
          <w:color w:val="000000"/>
          <w:shd w:val="clear" w:color="auto" w:fill="EEFFDE"/>
        </w:rPr>
        <w:t> </w:t>
      </w:r>
      <w:r w:rsidRPr="00037F0A">
        <w:fldChar w:fldCharType="begin"/>
      </w:r>
      <w:r w:rsidRPr="00037F0A">
        <w:instrText xml:space="preserve"> HYPERLINK "https://algotester.com/uk/ArchiveProblem/DisplayWithEditor/2" \o "https://algotester.com/uk/ArchiveProblem/DisplayWithEditor/2" \t "_blank" </w:instrText>
      </w:r>
      <w:r w:rsidRPr="00037F0A">
        <w:fldChar w:fldCharType="separate"/>
      </w:r>
      <w:ins w:id="0" w:author="Unknown">
        <w:r w:rsidRPr="00037F0A">
          <w:rPr>
            <w:rStyle w:val="ac"/>
            <w:shd w:val="clear" w:color="auto" w:fill="EEFFDE"/>
          </w:rPr>
          <w:t>Algotester</w:t>
        </w:r>
      </w:ins>
      <w:r w:rsidRPr="00037F0A">
        <w:fldChar w:fldCharType="end"/>
      </w: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>Назва</w:t>
      </w:r>
      <w:r w:rsidRPr="00037F0A">
        <w:rPr>
          <w:rStyle w:val="ae"/>
          <w:b w:val="0"/>
          <w:bCs w:val="0"/>
          <w:color w:val="000000"/>
          <w:shd w:val="clear" w:color="auto" w:fill="EEFFDE"/>
        </w:rPr>
        <w:t xml:space="preserve">: </w:t>
      </w:r>
      <w:r w:rsidRPr="00037F0A">
        <w:rPr>
          <w:color w:val="000000"/>
          <w:shd w:val="clear" w:color="auto" w:fill="EEFFDE"/>
          <w:lang w:val="en-US"/>
        </w:rPr>
        <w:t>A</w:t>
      </w:r>
      <w:r w:rsidRPr="00037F0A">
        <w:rPr>
          <w:color w:val="000000"/>
          <w:shd w:val="clear" w:color="auto" w:fill="EEFFDE"/>
        </w:rPr>
        <w:t xml:space="preserve"> плюс </w:t>
      </w:r>
      <w:r w:rsidRPr="00037F0A">
        <w:rPr>
          <w:color w:val="000000"/>
          <w:shd w:val="clear" w:color="auto" w:fill="EEFFDE"/>
          <w:lang w:val="en-US"/>
        </w:rPr>
        <w:t>B</w:t>
      </w:r>
      <w:r w:rsidRPr="00037F0A">
        <w:rPr>
          <w:color w:val="000000"/>
          <w:shd w:val="clear" w:color="auto" w:fill="EEFFDE"/>
        </w:rPr>
        <w:t xml:space="preserve"> </w:t>
      </w: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>Опис:</w:t>
      </w:r>
      <w:r w:rsidRPr="00037F0A">
        <w:rPr>
          <w:rStyle w:val="ae"/>
          <w:b w:val="0"/>
          <w:bCs w:val="0"/>
          <w:color w:val="000000"/>
          <w:shd w:val="clear" w:color="auto" w:fill="EEFFDE"/>
        </w:rPr>
        <w:t> </w:t>
      </w:r>
      <w:r w:rsidRPr="00037F0A">
        <w:rPr>
          <w:color w:val="000000" w:themeColor="text1"/>
          <w:shd w:val="clear" w:color="auto" w:fill="FFFFFF"/>
        </w:rPr>
        <w:t>Дано два цілих числа </w:t>
      </w:r>
      <w:r w:rsidRPr="00037F0A">
        <w:rPr>
          <w:rStyle w:val="mjx-char"/>
          <w:color w:val="000000" w:themeColor="text1"/>
          <w:bdr w:val="none" w:sz="0" w:space="0" w:color="auto" w:frame="1"/>
          <w:shd w:val="clear" w:color="auto" w:fill="FFFFFF"/>
        </w:rPr>
        <w:t>a</w:t>
      </w:r>
      <w:r w:rsidRPr="00037F0A">
        <w:rPr>
          <w:color w:val="000000" w:themeColor="text1"/>
          <w:shd w:val="clear" w:color="auto" w:fill="FFFFFF"/>
        </w:rPr>
        <w:t> та </w:t>
      </w:r>
      <w:r w:rsidRPr="00037F0A">
        <w:rPr>
          <w:rStyle w:val="mjx-char"/>
          <w:color w:val="000000" w:themeColor="text1"/>
          <w:bdr w:val="none" w:sz="0" w:space="0" w:color="auto" w:frame="1"/>
          <w:shd w:val="clear" w:color="auto" w:fill="FFFFFF"/>
        </w:rPr>
        <w:t>b</w:t>
      </w:r>
      <w:r w:rsidRPr="00037F0A">
        <w:rPr>
          <w:color w:val="000000" w:themeColor="text1"/>
          <w:shd w:val="clear" w:color="auto" w:fill="FFFFFF"/>
        </w:rPr>
        <w:t>. Ваше завдання — обчислити їхню суму</w:t>
      </w:r>
      <w:r w:rsidRPr="00037F0A">
        <w:rPr>
          <w:color w:val="333333"/>
          <w:sz w:val="27"/>
          <w:szCs w:val="27"/>
          <w:shd w:val="clear" w:color="auto" w:fill="FFFFFF"/>
        </w:rPr>
        <w:t>.</w:t>
      </w:r>
    </w:p>
    <w:p w:rsidR="002F288E" w:rsidRPr="00037F0A" w:rsidRDefault="002F288E" w:rsidP="002F288E">
      <w:pPr>
        <w:pStyle w:val="ab"/>
        <w:shd w:val="clear" w:color="auto" w:fill="FFFFFF" w:themeFill="background1"/>
        <w:spacing w:before="0" w:beforeAutospacing="0" w:after="0" w:afterAutospacing="0"/>
        <w:rPr>
          <w:noProof/>
          <w:color w:val="000000"/>
          <w:lang w:val="en-US"/>
        </w:rPr>
      </w:pP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 </w:t>
      </w:r>
      <w:r w:rsidRPr="00037F0A">
        <w:rPr>
          <w:color w:val="000000"/>
        </w:rPr>
        <w:br/>
      </w:r>
      <w:r w:rsidRPr="00037F0A">
        <w:rPr>
          <w:rStyle w:val="ae"/>
          <w:bCs w:val="0"/>
          <w:i/>
          <w:iCs/>
          <w:color w:val="000000"/>
          <w:shd w:val="clear" w:color="auto" w:fill="EEFFDE"/>
        </w:rPr>
        <w:t>Завдання №3</w:t>
      </w:r>
      <w:r w:rsidRPr="00037F0A">
        <w:rPr>
          <w:rStyle w:val="ad"/>
          <w:color w:val="000000"/>
          <w:shd w:val="clear" w:color="auto" w:fill="EEFFDE"/>
        </w:rPr>
        <w:t> </w:t>
      </w:r>
      <w:r w:rsidRPr="00037F0A">
        <w:rPr>
          <w:rStyle w:val="ae"/>
          <w:b w:val="0"/>
          <w:bCs w:val="0"/>
          <w:i/>
          <w:iCs/>
          <w:color w:val="000000"/>
          <w:shd w:val="clear" w:color="auto" w:fill="EEFFDE"/>
        </w:rPr>
        <w:t>Робота з двійковою системою числення</w:t>
      </w:r>
      <w:r w:rsidRPr="00037F0A">
        <w:rPr>
          <w:color w:val="000000"/>
        </w:rPr>
        <w:br/>
      </w:r>
      <w:r w:rsidRPr="00037F0A">
        <w:rPr>
          <w:rStyle w:val="ad"/>
          <w:color w:val="000000"/>
          <w:shd w:val="clear" w:color="auto" w:fill="EEFFDE"/>
        </w:rPr>
        <w:t xml:space="preserve">Деталі завдання: 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1. Згенерувати в рандомайзері десяткове число y від 20 до 99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2. Згенерувати в рандомайзері десяткове число x від 20 до 99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3. Перевести y у двійкову систему числення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4. Перевести x у двійкову систему числення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5. Додати два двійкових числа x та y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6. Відняти від більшого двійкового числа менше двійкове число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 xml:space="preserve">7. Більше двійкове число поділити на менше двійкове число 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 xml:space="preserve">8. Більше двійкове число помножити на менше двійкову число 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9. Згенерувати в рандомайзері десяткове число k від 20 до 99</w:t>
      </w:r>
      <w:r w:rsidRPr="00037F0A">
        <w:rPr>
          <w:color w:val="000000"/>
        </w:rPr>
        <w:br/>
      </w:r>
      <w:r w:rsidRPr="00037F0A">
        <w:rPr>
          <w:color w:val="000000"/>
          <w:shd w:val="clear" w:color="auto" w:fill="EEFFDE"/>
        </w:rPr>
        <w:t>10. Перевести k у 16-ву систему числення</w:t>
      </w:r>
      <w:r w:rsidRPr="00037F0A">
        <w:rPr>
          <w:color w:val="000000"/>
        </w:rPr>
        <w:t xml:space="preserve"> </w:t>
      </w:r>
    </w:p>
    <w:p w:rsidR="002F288E" w:rsidRPr="00037F0A" w:rsidRDefault="002F288E" w:rsidP="002A0B97">
      <w:pPr>
        <w:pStyle w:val="2"/>
        <w:rPr>
          <w:rFonts w:ascii="Times New Roman" w:hAnsi="Times New Roman" w:cs="Times New Roman"/>
          <w:color w:val="000000"/>
          <w:lang w:val="en-US"/>
        </w:rPr>
      </w:pPr>
    </w:p>
    <w:p w:rsidR="002A0B97" w:rsidRPr="00037F0A" w:rsidRDefault="002A0B97" w:rsidP="002A0B97">
      <w:pPr>
        <w:pStyle w:val="2"/>
        <w:rPr>
          <w:rFonts w:ascii="Times New Roman" w:hAnsi="Times New Roman" w:cs="Times New Roman"/>
        </w:rPr>
      </w:pPr>
      <w:r w:rsidRPr="00037F0A">
        <w:rPr>
          <w:rFonts w:ascii="Times New Roman" w:hAnsi="Times New Roman" w:cs="Times New Roman"/>
          <w:color w:val="000000"/>
        </w:rPr>
        <w:t>2.</w:t>
      </w:r>
      <w:r w:rsidRPr="00037F0A">
        <w:rPr>
          <w:rStyle w:val="apple-tab-span"/>
          <w:rFonts w:ascii="Times New Roman" w:hAnsi="Times New Roman" w:cs="Times New Roman"/>
          <w:color w:val="000000"/>
        </w:rPr>
        <w:tab/>
      </w:r>
      <w:r w:rsidRPr="00037F0A">
        <w:rPr>
          <w:rFonts w:ascii="Times New Roman" w:hAnsi="Times New Roman" w:cs="Times New Roman"/>
          <w:color w:val="000000"/>
        </w:rPr>
        <w:t>Дизайн та планована оцінка часу виконання завдань: </w:t>
      </w:r>
    </w:p>
    <w:p w:rsidR="002A0B97" w:rsidRPr="00037F0A" w:rsidRDefault="0073710E" w:rsidP="0073710E">
      <w:pPr>
        <w:pStyle w:val="1"/>
        <w:spacing w:before="400" w:after="120"/>
        <w:rPr>
          <w:rFonts w:ascii="Times New Roman" w:hAnsi="Times New Roman" w:cs="Times New Roman"/>
          <w:sz w:val="24"/>
          <w:szCs w:val="24"/>
        </w:rPr>
      </w:pPr>
      <w:r w:rsidRPr="00037F0A">
        <w:rPr>
          <w:rFonts w:ascii="Times New Roman" w:hAnsi="Times New Roman" w:cs="Times New Roman"/>
          <w:color w:val="000000"/>
          <w:sz w:val="24"/>
          <w:szCs w:val="24"/>
        </w:rPr>
        <w:t>Програма №1</w:t>
      </w:r>
      <w:r w:rsidR="002A0B97" w:rsidRPr="00037F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7F0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Обчислення складних відсотків за депозитом</w:t>
      </w:r>
    </w:p>
    <w:p w:rsidR="009845DB" w:rsidRPr="00037F0A" w:rsidRDefault="009845DB" w:rsidP="009845DB">
      <w:pPr>
        <w:pStyle w:val="ab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 w:rsidRPr="00037F0A">
        <w:rPr>
          <w:color w:val="000000"/>
        </w:rPr>
        <w:drawing>
          <wp:inline distT="0" distB="0" distL="0" distR="0">
            <wp:extent cx="4314825" cy="4730397"/>
            <wp:effectExtent l="19050" t="0" r="0" b="0"/>
            <wp:docPr id="18" name="Рисунок 14" descr="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23" cy="47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DB" w:rsidRPr="00037F0A" w:rsidRDefault="009845DB" w:rsidP="009845DB">
      <w:pPr>
        <w:pStyle w:val="ab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</w:p>
    <w:p w:rsidR="009845DB" w:rsidRPr="00037F0A" w:rsidRDefault="002A0B97" w:rsidP="002A0B97">
      <w:pPr>
        <w:pStyle w:val="a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037F0A">
        <w:rPr>
          <w:color w:val="000000"/>
        </w:rPr>
        <w:t>Планований час на реалізацію</w:t>
      </w:r>
      <w:r w:rsidR="0073710E" w:rsidRPr="00037F0A">
        <w:rPr>
          <w:color w:val="000000"/>
        </w:rPr>
        <w:t xml:space="preserve">: 60 хв </w:t>
      </w:r>
    </w:p>
    <w:p w:rsidR="002A0B97" w:rsidRPr="00037F0A" w:rsidRDefault="0073710E" w:rsidP="00037F0A">
      <w:pPr>
        <w:pStyle w:val="ab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37F0A">
        <w:rPr>
          <w:color w:val="000000"/>
        </w:rPr>
        <w:t xml:space="preserve">                                   </w:t>
      </w:r>
    </w:p>
    <w:p w:rsidR="002A0B97" w:rsidRPr="00037F0A" w:rsidRDefault="002A0B97" w:rsidP="002A0B97">
      <w:pPr>
        <w:pStyle w:val="ab"/>
        <w:spacing w:before="0" w:beforeAutospacing="0" w:after="0" w:afterAutospacing="0"/>
      </w:pPr>
      <w:r w:rsidRPr="00037F0A">
        <w:rPr>
          <w:color w:val="000000"/>
        </w:rPr>
        <w:t>Програма №</w:t>
      </w:r>
      <w:r w:rsidR="0073710E" w:rsidRPr="00037F0A">
        <w:rPr>
          <w:color w:val="000000"/>
        </w:rPr>
        <w:t>2</w:t>
      </w:r>
      <w:r w:rsidRPr="00037F0A">
        <w:rPr>
          <w:color w:val="000000"/>
        </w:rPr>
        <w:t xml:space="preserve"> </w:t>
      </w:r>
      <w:r w:rsidR="0073710E" w:rsidRPr="00037F0A">
        <w:rPr>
          <w:b/>
          <w:color w:val="000000"/>
        </w:rPr>
        <w:t>А плюс Б</w:t>
      </w:r>
    </w:p>
    <w:p w:rsidR="007D025D" w:rsidRPr="00037F0A" w:rsidRDefault="007D025D" w:rsidP="007D025D">
      <w:pPr>
        <w:pStyle w:val="ab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37F0A">
        <w:rPr>
          <w:color w:val="000000"/>
        </w:rPr>
        <w:drawing>
          <wp:inline distT="0" distB="0" distL="0" distR="0">
            <wp:extent cx="1289995" cy="2628900"/>
            <wp:effectExtent l="19050" t="0" r="540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020" cy="263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B97" w:rsidRPr="00037F0A" w:rsidRDefault="002A0B97" w:rsidP="002A0B97">
      <w:pPr>
        <w:pStyle w:val="a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37F0A">
        <w:rPr>
          <w:color w:val="000000"/>
        </w:rPr>
        <w:t>Планований час на реалізацію</w:t>
      </w:r>
      <w:r w:rsidR="0073710E" w:rsidRPr="00037F0A">
        <w:rPr>
          <w:color w:val="000000"/>
        </w:rPr>
        <w:t>: 7 хв</w:t>
      </w:r>
    </w:p>
    <w:p w:rsidR="002A0B97" w:rsidRPr="00037F0A" w:rsidRDefault="002A0B97" w:rsidP="002A0B97">
      <w:pPr>
        <w:rPr>
          <w:lang w:val="ru-RU"/>
        </w:rPr>
      </w:pPr>
    </w:p>
    <w:p w:rsidR="002A0B97" w:rsidRPr="00037F0A" w:rsidRDefault="002A0B97" w:rsidP="002A0B97">
      <w:pPr>
        <w:pStyle w:val="2"/>
        <w:rPr>
          <w:rFonts w:ascii="Times New Roman" w:hAnsi="Times New Roman" w:cs="Times New Roman"/>
        </w:rPr>
      </w:pPr>
      <w:r w:rsidRPr="00037F0A">
        <w:rPr>
          <w:rFonts w:ascii="Times New Roman" w:hAnsi="Times New Roman" w:cs="Times New Roman"/>
          <w:color w:val="000000"/>
        </w:rPr>
        <w:t>3.</w:t>
      </w:r>
      <w:r w:rsidRPr="00037F0A">
        <w:rPr>
          <w:rStyle w:val="apple-tab-span"/>
          <w:rFonts w:ascii="Times New Roman" w:hAnsi="Times New Roman" w:cs="Times New Roman"/>
          <w:color w:val="000000"/>
        </w:rPr>
        <w:tab/>
      </w:r>
      <w:r w:rsidRPr="00037F0A">
        <w:rPr>
          <w:rFonts w:ascii="Times New Roman" w:hAnsi="Times New Roman" w:cs="Times New Roman"/>
          <w:color w:val="000000"/>
        </w:rPr>
        <w:t>Конфігурація середовища до виконання завдань:</w:t>
      </w:r>
    </w:p>
    <w:p w:rsidR="002A0B97" w:rsidRPr="00037F0A" w:rsidRDefault="00CA1E89" w:rsidP="007D025D">
      <w:pPr>
        <w:pStyle w:val="ab"/>
        <w:spacing w:before="0" w:beforeAutospacing="0" w:after="200" w:afterAutospacing="0"/>
        <w:rPr>
          <w:color w:val="000000"/>
          <w:lang w:val="en-US"/>
        </w:rPr>
      </w:pPr>
      <w:r w:rsidRPr="00037F0A">
        <w:rPr>
          <w:color w:val="000000"/>
        </w:rPr>
        <w:t>Завдання № 5, 6</w:t>
      </w:r>
      <w:r w:rsidR="002A0B97" w:rsidRPr="00037F0A">
        <w:rPr>
          <w:color w:val="000000"/>
        </w:rPr>
        <w:t xml:space="preserve"> </w:t>
      </w:r>
      <w:r w:rsidR="007D025D" w:rsidRPr="00037F0A">
        <w:rPr>
          <w:color w:val="000000"/>
          <w:lang w:val="en-US"/>
        </w:rPr>
        <w:t xml:space="preserve"> </w:t>
      </w:r>
    </w:p>
    <w:p w:rsidR="007D025D" w:rsidRPr="00037F0A" w:rsidRDefault="007D025D" w:rsidP="007D025D">
      <w:pPr>
        <w:pStyle w:val="ab"/>
        <w:numPr>
          <w:ilvl w:val="0"/>
          <w:numId w:val="16"/>
        </w:numPr>
        <w:spacing w:before="0" w:beforeAutospacing="0" w:after="200" w:afterAutospacing="0"/>
        <w:rPr>
          <w:color w:val="000000"/>
          <w:lang w:val="en-US"/>
        </w:rPr>
      </w:pPr>
      <w:r w:rsidRPr="00037F0A">
        <w:rPr>
          <w:color w:val="000000"/>
        </w:rPr>
        <w:t xml:space="preserve">Встановлення </w:t>
      </w:r>
      <w:r w:rsidR="0000060D" w:rsidRPr="00037F0A">
        <w:rPr>
          <w:color w:val="000000"/>
          <w:lang w:val="en-US"/>
        </w:rPr>
        <w:t>Vs Code</w:t>
      </w:r>
    </w:p>
    <w:p w:rsidR="0000060D" w:rsidRPr="00037F0A" w:rsidRDefault="0000060D" w:rsidP="0000060D">
      <w:pPr>
        <w:pStyle w:val="ab"/>
        <w:spacing w:before="0" w:beforeAutospacing="0" w:after="200" w:afterAutospacing="0"/>
        <w:ind w:left="720"/>
        <w:rPr>
          <w:color w:val="000000"/>
          <w:lang w:val="en-US"/>
        </w:rPr>
      </w:pPr>
      <w:r w:rsidRPr="00037F0A">
        <w:rPr>
          <w:noProof/>
          <w:color w:val="000000"/>
        </w:rPr>
        <w:drawing>
          <wp:inline distT="0" distB="0" distL="0" distR="0">
            <wp:extent cx="5793243" cy="3124200"/>
            <wp:effectExtent l="19050" t="0" r="0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43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5D" w:rsidRPr="00037F0A" w:rsidRDefault="0000060D" w:rsidP="007D025D">
      <w:pPr>
        <w:pStyle w:val="ab"/>
        <w:numPr>
          <w:ilvl w:val="0"/>
          <w:numId w:val="16"/>
        </w:numPr>
        <w:spacing w:before="0" w:beforeAutospacing="0" w:after="200" w:afterAutospacing="0"/>
        <w:rPr>
          <w:color w:val="000000"/>
          <w:lang w:val="en-US"/>
        </w:rPr>
      </w:pPr>
      <w:r w:rsidRPr="00037F0A">
        <w:rPr>
          <w:color w:val="000000"/>
        </w:rPr>
        <w:t xml:space="preserve">Встановити С++ </w:t>
      </w:r>
      <w:r w:rsidRPr="00037F0A">
        <w:rPr>
          <w:color w:val="000000"/>
          <w:lang w:val="en-US"/>
        </w:rPr>
        <w:t>Extensions, IntelliSense</w:t>
      </w:r>
    </w:p>
    <w:p w:rsidR="007D025D" w:rsidRPr="00037F0A" w:rsidRDefault="007D025D" w:rsidP="007D025D">
      <w:pPr>
        <w:pStyle w:val="ab"/>
        <w:spacing w:before="0" w:beforeAutospacing="0" w:after="200" w:afterAutospacing="0"/>
        <w:ind w:left="720"/>
        <w:rPr>
          <w:lang w:val="en-US"/>
        </w:rPr>
      </w:pPr>
      <w:r w:rsidRPr="00037F0A">
        <w:rPr>
          <w:noProof/>
        </w:rPr>
        <w:drawing>
          <wp:inline distT="0" distB="0" distL="0" distR="0">
            <wp:extent cx="3496310" cy="2400935"/>
            <wp:effectExtent l="19050" t="0" r="889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B97" w:rsidRPr="00037F0A" w:rsidRDefault="00037F0A" w:rsidP="00037F0A">
      <w:pPr>
        <w:pStyle w:val="2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</w:rPr>
        <w:t xml:space="preserve">4.  </w:t>
      </w:r>
      <w:r w:rsidR="002A0B97" w:rsidRPr="00037F0A">
        <w:rPr>
          <w:rFonts w:ascii="Times New Roman" w:hAnsi="Times New Roman" w:cs="Times New Roman"/>
          <w:color w:val="000000"/>
        </w:rPr>
        <w:t>Код програм з посиланням на зовнішні ресурси:</w:t>
      </w:r>
    </w:p>
    <w:p w:rsidR="0000060D" w:rsidRPr="00037F0A" w:rsidRDefault="00077E8C" w:rsidP="00077E8C">
      <w:pPr>
        <w:pStyle w:val="normal"/>
        <w:numPr>
          <w:ilvl w:val="0"/>
          <w:numId w:val="17"/>
        </w:numPr>
        <w:rPr>
          <w:lang w:val="en-US"/>
        </w:rPr>
      </w:pPr>
      <w:r w:rsidRPr="00037F0A">
        <w:rPr>
          <w:lang w:val="ru-RU"/>
        </w:rPr>
        <w:t xml:space="preserve">поєднати </w:t>
      </w:r>
      <w:r w:rsidRPr="00037F0A">
        <w:rPr>
          <w:lang w:val="en-US"/>
        </w:rPr>
        <w:t xml:space="preserve">Git </w:t>
      </w:r>
      <w:r w:rsidRPr="00037F0A">
        <w:t xml:space="preserve">та </w:t>
      </w:r>
      <w:r w:rsidRPr="00037F0A">
        <w:rPr>
          <w:lang w:val="en-US"/>
        </w:rPr>
        <w:t xml:space="preserve">GitHub </w:t>
      </w:r>
    </w:p>
    <w:p w:rsidR="00366663" w:rsidRPr="00037F0A" w:rsidRDefault="00366663" w:rsidP="00366663">
      <w:pPr>
        <w:pStyle w:val="normal"/>
        <w:ind w:left="1080"/>
        <w:rPr>
          <w:lang w:val="en-US"/>
        </w:rPr>
      </w:pPr>
    </w:p>
    <w:p w:rsidR="00077E8C" w:rsidRPr="00037F0A" w:rsidRDefault="00366663" w:rsidP="00366663">
      <w:pPr>
        <w:pStyle w:val="normal"/>
        <w:rPr>
          <w:lang w:val="en-US"/>
        </w:rPr>
      </w:pPr>
      <w:r w:rsidRPr="00037F0A">
        <w:rPr>
          <w:noProof/>
        </w:rPr>
        <w:lastRenderedPageBreak/>
        <w:drawing>
          <wp:inline distT="0" distB="0" distL="0" distR="0">
            <wp:extent cx="6188762" cy="2048080"/>
            <wp:effectExtent l="19050" t="0" r="2488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80" cy="205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63" w:rsidRPr="00037F0A" w:rsidRDefault="00366663" w:rsidP="00366663">
      <w:pPr>
        <w:pStyle w:val="normal"/>
      </w:pPr>
      <w:r w:rsidRPr="00037F0A">
        <w:t xml:space="preserve">Створити </w:t>
      </w:r>
      <w:r w:rsidRPr="00037F0A">
        <w:rPr>
          <w:lang w:val="en-US"/>
        </w:rPr>
        <w:t xml:space="preserve">ssh </w:t>
      </w:r>
      <w:r w:rsidRPr="00037F0A">
        <w:t>ключ</w:t>
      </w:r>
    </w:p>
    <w:p w:rsidR="00366663" w:rsidRPr="00037F0A" w:rsidRDefault="00366663" w:rsidP="00366663">
      <w:pPr>
        <w:pStyle w:val="normal"/>
      </w:pPr>
      <w:r w:rsidRPr="00037F0A">
        <w:rPr>
          <w:noProof/>
        </w:rPr>
        <w:drawing>
          <wp:inline distT="0" distB="0" distL="0" distR="0">
            <wp:extent cx="4419600" cy="3581400"/>
            <wp:effectExtent l="19050" t="0" r="0" b="0"/>
            <wp:docPr id="25" name="Рисунок 24" descr="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c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21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97" w:rsidRPr="00037F0A" w:rsidRDefault="002A0B97" w:rsidP="002A0B97">
      <w:pPr>
        <w:pStyle w:val="2"/>
        <w:rPr>
          <w:rFonts w:ascii="Times New Roman" w:hAnsi="Times New Roman" w:cs="Times New Roman"/>
          <w:color w:val="000000"/>
        </w:rPr>
      </w:pPr>
      <w:r w:rsidRPr="00037F0A">
        <w:rPr>
          <w:rFonts w:ascii="Times New Roman" w:hAnsi="Times New Roman" w:cs="Times New Roman"/>
          <w:color w:val="000000"/>
        </w:rPr>
        <w:t>5.</w:t>
      </w:r>
      <w:r w:rsidRPr="00037F0A">
        <w:rPr>
          <w:rStyle w:val="apple-tab-span"/>
          <w:rFonts w:ascii="Times New Roman" w:hAnsi="Times New Roman" w:cs="Times New Roman"/>
          <w:color w:val="000000"/>
        </w:rPr>
        <w:tab/>
      </w:r>
      <w:r w:rsidRPr="00037F0A">
        <w:rPr>
          <w:rFonts w:ascii="Times New Roman" w:hAnsi="Times New Roman" w:cs="Times New Roman"/>
          <w:color w:val="000000"/>
        </w:rPr>
        <w:t>Результати виконання завдань, тестування та фактично затрачений час:</w:t>
      </w:r>
    </w:p>
    <w:p w:rsidR="007B58F2" w:rsidRPr="00037F0A" w:rsidRDefault="007B58F2" w:rsidP="007B58F2">
      <w:pPr>
        <w:pStyle w:val="normal"/>
      </w:pPr>
      <w:r w:rsidRPr="00037F0A">
        <w:t>Виконання коду у терміналі:</w:t>
      </w:r>
    </w:p>
    <w:p w:rsidR="007B58F2" w:rsidRPr="00037F0A" w:rsidRDefault="007B58F2" w:rsidP="007B58F2">
      <w:pPr>
        <w:pStyle w:val="normal"/>
      </w:pPr>
      <w:r w:rsidRPr="00037F0A">
        <w:rPr>
          <w:noProof/>
        </w:rPr>
        <w:drawing>
          <wp:inline distT="0" distB="0" distL="0" distR="0">
            <wp:extent cx="5191125" cy="2114550"/>
            <wp:effectExtent l="19050" t="0" r="9525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0C" w:rsidRPr="00037F0A" w:rsidRDefault="002A0B97" w:rsidP="002A0B97">
      <w:pPr>
        <w:pStyle w:val="ab"/>
        <w:spacing w:before="0" w:beforeAutospacing="0" w:after="200" w:afterAutospacing="0"/>
        <w:rPr>
          <w:color w:val="000000"/>
        </w:rPr>
      </w:pPr>
      <w:r w:rsidRPr="00037F0A">
        <w:rPr>
          <w:color w:val="000000"/>
        </w:rPr>
        <w:t>Час затрачений на виконання завдання</w:t>
      </w:r>
      <w:r w:rsidR="007B58F2" w:rsidRPr="00037F0A">
        <w:rPr>
          <w:color w:val="000000"/>
        </w:rPr>
        <w:t>: 55 хв</w:t>
      </w:r>
      <w:r w:rsidR="001C0A0C" w:rsidRPr="00037F0A">
        <w:rPr>
          <w:color w:val="000000"/>
        </w:rPr>
        <w:t>;</w:t>
      </w:r>
    </w:p>
    <w:p w:rsidR="002A0B97" w:rsidRPr="00037F0A" w:rsidRDefault="001C0A0C" w:rsidP="001C0A0C">
      <w:pPr>
        <w:tabs>
          <w:tab w:val="left" w:pos="3270"/>
        </w:tabs>
      </w:pPr>
      <w:r w:rsidRPr="00037F0A">
        <w:tab/>
      </w:r>
    </w:p>
    <w:p w:rsidR="001C0A0C" w:rsidRPr="00037F0A" w:rsidRDefault="001C0A0C" w:rsidP="002A0B97">
      <w:pPr>
        <w:pStyle w:val="ab"/>
        <w:spacing w:before="0" w:beforeAutospacing="0" w:after="200" w:afterAutospacing="0"/>
      </w:pPr>
      <w:r w:rsidRPr="00037F0A">
        <w:rPr>
          <w:noProof/>
        </w:rPr>
        <w:lastRenderedPageBreak/>
        <w:drawing>
          <wp:inline distT="0" distB="0" distL="0" distR="0">
            <wp:extent cx="1524000" cy="847725"/>
            <wp:effectExtent l="19050" t="0" r="0" b="0"/>
            <wp:docPr id="2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0A" w:rsidRDefault="001C0A0C" w:rsidP="00037F0A">
      <w:pPr>
        <w:pStyle w:val="ab"/>
        <w:spacing w:before="0" w:beforeAutospacing="0" w:after="200" w:afterAutospacing="0"/>
        <w:rPr>
          <w:color w:val="000000"/>
        </w:rPr>
      </w:pPr>
      <w:r w:rsidRPr="00037F0A">
        <w:rPr>
          <w:color w:val="000000"/>
        </w:rPr>
        <w:t>Час затрачений на виконання завдання: 6 х</w:t>
      </w:r>
      <w:r w:rsidR="00037F0A">
        <w:rPr>
          <w:color w:val="000000"/>
        </w:rPr>
        <w:t>в</w:t>
      </w:r>
    </w:p>
    <w:p w:rsidR="00037F0A" w:rsidRDefault="002A0B97" w:rsidP="00037F0A">
      <w:pPr>
        <w:pStyle w:val="ab"/>
        <w:spacing w:before="0" w:beforeAutospacing="0" w:after="200" w:afterAutospacing="0"/>
        <w:rPr>
          <w:color w:val="000000"/>
          <w:sz w:val="26"/>
          <w:szCs w:val="26"/>
        </w:rPr>
      </w:pPr>
      <w:r w:rsidRPr="00037F0A">
        <w:rPr>
          <w:color w:val="000000"/>
          <w:sz w:val="26"/>
          <w:szCs w:val="26"/>
        </w:rPr>
        <w:t>6.</w:t>
      </w:r>
      <w:r w:rsidR="00CA1E89" w:rsidRPr="00037F0A">
        <w:rPr>
          <w:color w:val="000000"/>
        </w:rPr>
        <w:t xml:space="preserve"> </w:t>
      </w:r>
      <w:r w:rsidR="00CA1E89" w:rsidRPr="00037F0A">
        <w:rPr>
          <w:color w:val="000000"/>
          <w:sz w:val="26"/>
          <w:szCs w:val="26"/>
        </w:rPr>
        <w:t>Кооперація з командою:</w:t>
      </w:r>
    </w:p>
    <w:p w:rsidR="002A0B97" w:rsidRPr="00037F0A" w:rsidRDefault="001C0A0C" w:rsidP="00037F0A">
      <w:pPr>
        <w:pStyle w:val="ab"/>
        <w:spacing w:before="0" w:beforeAutospacing="0" w:after="200" w:afterAutospacing="0"/>
        <w:rPr>
          <w:color w:val="000000"/>
        </w:rPr>
      </w:pPr>
      <w:r w:rsidRPr="00037F0A">
        <w:rPr>
          <w:color w:val="000000"/>
        </w:rPr>
        <w:t>Кілька онлайн зустрічей з командою(обговорювали створення дош</w:t>
      </w:r>
      <w:r w:rsidR="00037F0A">
        <w:rPr>
          <w:color w:val="000000"/>
        </w:rPr>
        <w:t>ок</w:t>
      </w:r>
      <w:r w:rsidRPr="00037F0A">
        <w:rPr>
          <w:color w:val="000000"/>
        </w:rPr>
        <w:t xml:space="preserve"> на </w:t>
      </w:r>
      <w:r w:rsidRPr="00037F0A">
        <w:rPr>
          <w:color w:val="000000"/>
          <w:lang w:val="en-US"/>
        </w:rPr>
        <w:t>Trello</w:t>
      </w:r>
      <w:r w:rsidRPr="00037F0A">
        <w:rPr>
          <w:color w:val="000000"/>
        </w:rPr>
        <w:t xml:space="preserve"> та деякі технічні питання)</w:t>
      </w:r>
      <w:r w:rsidR="002A0B97" w:rsidRPr="00037F0A">
        <w:rPr>
          <w:rStyle w:val="apple-tab-span"/>
          <w:color w:val="000000"/>
          <w:sz w:val="26"/>
          <w:szCs w:val="26"/>
        </w:rPr>
        <w:tab/>
      </w:r>
      <w:r w:rsidR="00CA1E89" w:rsidRPr="00037F0A">
        <w:rPr>
          <w:noProof/>
        </w:rPr>
        <w:drawing>
          <wp:inline distT="0" distB="0" distL="0" distR="0">
            <wp:extent cx="6300470" cy="3543935"/>
            <wp:effectExtent l="19050" t="0" r="5080" b="0"/>
            <wp:docPr id="2" name="Рисунок 0" descr="Знімок екрана 2024-10-03 180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18053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89" w:rsidRPr="00037F0A" w:rsidRDefault="00CA1E89" w:rsidP="00CA1E89">
      <w:pPr>
        <w:pStyle w:val="normal"/>
      </w:pPr>
      <w:r w:rsidRPr="00037F0A">
        <w:rPr>
          <w:noProof/>
        </w:rPr>
        <w:lastRenderedPageBreak/>
        <w:drawing>
          <wp:inline distT="0" distB="0" distL="0" distR="0">
            <wp:extent cx="6300470" cy="3543935"/>
            <wp:effectExtent l="19050" t="0" r="5080" b="0"/>
            <wp:docPr id="6" name="Рисунок 5" descr="Знімок екрана 2024-10-03 180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1802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89" w:rsidRDefault="00CA1E89" w:rsidP="00CA1E89">
      <w:pPr>
        <w:pStyle w:val="normal"/>
      </w:pPr>
      <w:r>
        <w:rPr>
          <w:noProof/>
        </w:rPr>
        <w:drawing>
          <wp:inline distT="0" distB="0" distL="0" distR="0">
            <wp:extent cx="6300470" cy="3543935"/>
            <wp:effectExtent l="19050" t="0" r="5080" b="0"/>
            <wp:docPr id="5" name="Рисунок 4" descr="Знімок екрана 2024-09-27 18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09-27 18104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89" w:rsidRPr="00CA1E89" w:rsidRDefault="00CA1E89" w:rsidP="00CA1E89">
      <w:pPr>
        <w:pStyle w:val="normal"/>
      </w:pPr>
    </w:p>
    <w:p w:rsidR="002A0B97" w:rsidRDefault="002A0B97" w:rsidP="00037F0A">
      <w:pPr>
        <w:pStyle w:val="1"/>
        <w:tabs>
          <w:tab w:val="left" w:pos="2955"/>
        </w:tabs>
        <w:rPr>
          <w:rFonts w:ascii="Times New Roman" w:hAnsi="Times New Roman" w:cs="Times New Roman"/>
          <w:color w:val="auto"/>
          <w:sz w:val="48"/>
          <w:szCs w:val="48"/>
        </w:rPr>
      </w:pPr>
      <w:r>
        <w:rPr>
          <w:color w:val="000000"/>
        </w:rPr>
        <w:t>Висновки: </w:t>
      </w:r>
      <w:r w:rsidR="00037F0A">
        <w:rPr>
          <w:color w:val="000000"/>
        </w:rPr>
        <w:tab/>
      </w:r>
    </w:p>
    <w:p w:rsidR="00A72B12" w:rsidRPr="00A72B12" w:rsidRDefault="00037F0A" w:rsidP="002A0B97">
      <w:pPr>
        <w:pStyle w:val="ab"/>
        <w:spacing w:before="0" w:beforeAutospacing="0" w:after="200" w:afterAutospacing="0"/>
        <w:rPr>
          <w:color w:val="000000"/>
        </w:rPr>
      </w:pPr>
      <w:r>
        <w:rPr>
          <w:color w:val="000000"/>
        </w:rPr>
        <w:t>Головною мето епіку було налаштування середовищ роботи та ознайомлення з ними. Дотримуючись списку завдань, я</w:t>
      </w:r>
      <w:r w:rsidR="00A72B12">
        <w:rPr>
          <w:color w:val="000000"/>
        </w:rPr>
        <w:t xml:space="preserve"> навчилась працювати з </w:t>
      </w:r>
      <w:r w:rsidR="00A72B12">
        <w:rPr>
          <w:color w:val="000000"/>
          <w:lang w:val="en-US"/>
        </w:rPr>
        <w:t>VS</w:t>
      </w:r>
      <w:r w:rsidR="00A72B12" w:rsidRPr="00A72B12">
        <w:rPr>
          <w:color w:val="000000"/>
        </w:rPr>
        <w:t xml:space="preserve"> </w:t>
      </w:r>
      <w:r w:rsidR="00A72B12">
        <w:rPr>
          <w:color w:val="000000"/>
          <w:lang w:val="en-US"/>
        </w:rPr>
        <w:t>Code</w:t>
      </w:r>
      <w:r w:rsidR="00A72B12" w:rsidRPr="00A72B12">
        <w:rPr>
          <w:color w:val="000000"/>
        </w:rPr>
        <w:t xml:space="preserve">, </w:t>
      </w:r>
      <w:r w:rsidR="00A72B12">
        <w:rPr>
          <w:color w:val="000000"/>
          <w:lang w:val="en-US"/>
        </w:rPr>
        <w:t>Git</w:t>
      </w:r>
      <w:r w:rsidR="00A72B12" w:rsidRPr="00A72B12">
        <w:rPr>
          <w:color w:val="000000"/>
        </w:rPr>
        <w:t xml:space="preserve">, </w:t>
      </w:r>
      <w:r w:rsidR="00A72B12">
        <w:rPr>
          <w:color w:val="000000"/>
          <w:lang w:val="en-US"/>
        </w:rPr>
        <w:t>GitHub</w:t>
      </w:r>
      <w:r w:rsidR="00A72B12">
        <w:rPr>
          <w:color w:val="000000"/>
        </w:rPr>
        <w:t xml:space="preserve">, </w:t>
      </w:r>
      <w:r w:rsidR="00A72B12">
        <w:rPr>
          <w:color w:val="000000"/>
          <w:lang w:val="en-US"/>
        </w:rPr>
        <w:t>Trello</w:t>
      </w:r>
      <w:r w:rsidR="00A72B12" w:rsidRPr="00A72B12">
        <w:rPr>
          <w:color w:val="000000"/>
        </w:rPr>
        <w:t xml:space="preserve">, </w:t>
      </w:r>
      <w:r w:rsidR="00A72B12">
        <w:rPr>
          <w:color w:val="000000"/>
          <w:lang w:val="en-US"/>
        </w:rPr>
        <w:t>Draw</w:t>
      </w:r>
      <w:r w:rsidR="00A72B12" w:rsidRPr="00A72B12">
        <w:rPr>
          <w:color w:val="000000"/>
        </w:rPr>
        <w:t>.</w:t>
      </w:r>
      <w:r w:rsidR="00A72B12">
        <w:rPr>
          <w:color w:val="000000"/>
          <w:lang w:val="en-US"/>
        </w:rPr>
        <w:t>io</w:t>
      </w:r>
      <w:r w:rsidR="00A72B12">
        <w:rPr>
          <w:color w:val="000000"/>
        </w:rPr>
        <w:t>. Також написала та запустила кілька кодів і навчилась працювати з різними системами числень.</w:t>
      </w:r>
    </w:p>
    <w:p w:rsidR="002A0B97" w:rsidRPr="002A0B97" w:rsidRDefault="002A0B97" w:rsidP="002A0B97">
      <w:pPr>
        <w:pStyle w:val="normal"/>
        <w:rPr>
          <w:sz w:val="28"/>
          <w:szCs w:val="28"/>
        </w:rPr>
      </w:pPr>
    </w:p>
    <w:p w:rsidR="002A0B97" w:rsidRPr="00A72B12" w:rsidRDefault="002A0B97" w:rsidP="002A0B97">
      <w:pPr>
        <w:pStyle w:val="normal"/>
        <w:ind w:left="1701"/>
        <w:rPr>
          <w:sz w:val="28"/>
          <w:szCs w:val="28"/>
        </w:rPr>
      </w:pPr>
    </w:p>
    <w:p w:rsidR="002A0B97" w:rsidRPr="00A72B12" w:rsidRDefault="002A0B97" w:rsidP="002A0B97">
      <w:pPr>
        <w:pStyle w:val="normal"/>
        <w:rPr>
          <w:sz w:val="28"/>
          <w:szCs w:val="28"/>
        </w:rPr>
      </w:pPr>
    </w:p>
    <w:p w:rsidR="002A0B97" w:rsidRPr="00A72B12" w:rsidRDefault="002A0B97" w:rsidP="002A0B97">
      <w:pPr>
        <w:pStyle w:val="normal"/>
        <w:ind w:left="1701"/>
        <w:rPr>
          <w:sz w:val="28"/>
          <w:szCs w:val="28"/>
        </w:rPr>
      </w:pPr>
    </w:p>
    <w:p w:rsidR="0050127F" w:rsidRPr="00A72B12" w:rsidRDefault="0050127F" w:rsidP="0050127F">
      <w:pPr>
        <w:pStyle w:val="normal"/>
        <w:ind w:left="1353"/>
        <w:rPr>
          <w:sz w:val="28"/>
          <w:szCs w:val="28"/>
        </w:rPr>
      </w:pPr>
    </w:p>
    <w:p w:rsidR="00BD2D06" w:rsidRPr="00A72B12" w:rsidRDefault="00BD2D06" w:rsidP="0050127F">
      <w:pPr>
        <w:pStyle w:val="normal"/>
        <w:ind w:left="1353"/>
        <w:rPr>
          <w:sz w:val="28"/>
          <w:szCs w:val="28"/>
        </w:rPr>
      </w:pPr>
    </w:p>
    <w:sectPr w:rsidR="00BD2D06" w:rsidRPr="00A72B12" w:rsidSect="00E3719F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63C4" w:rsidRDefault="001063C4" w:rsidP="00E3719F">
      <w:r>
        <w:separator/>
      </w:r>
    </w:p>
  </w:endnote>
  <w:endnote w:type="continuationSeparator" w:id="0">
    <w:p w:rsidR="001063C4" w:rsidRDefault="001063C4" w:rsidP="00E371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19F" w:rsidRDefault="00E3719F">
    <w:pPr>
      <w:pStyle w:val="normal"/>
      <w:jc w:val="center"/>
      <w:rPr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19F" w:rsidRDefault="001063C4">
    <w:pPr>
      <w:pStyle w:val="normal"/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:rsidR="00E3719F" w:rsidRDefault="00E3719F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63C4" w:rsidRDefault="001063C4" w:rsidP="00E3719F">
      <w:r>
        <w:separator/>
      </w:r>
    </w:p>
  </w:footnote>
  <w:footnote w:type="continuationSeparator" w:id="0">
    <w:p w:rsidR="001063C4" w:rsidRDefault="001063C4" w:rsidP="00E371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C7FF4"/>
    <w:multiLevelType w:val="hybridMultilevel"/>
    <w:tmpl w:val="B1A0E7C6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09257B4C"/>
    <w:multiLevelType w:val="hybridMultilevel"/>
    <w:tmpl w:val="94ECA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DFF321C"/>
    <w:multiLevelType w:val="hybridMultilevel"/>
    <w:tmpl w:val="29F4CB20"/>
    <w:lvl w:ilvl="0" w:tplc="4F40C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E742E4"/>
    <w:multiLevelType w:val="multilevel"/>
    <w:tmpl w:val="BD4EF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3D84702"/>
    <w:multiLevelType w:val="multilevel"/>
    <w:tmpl w:val="B462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518C336C"/>
    <w:multiLevelType w:val="multilevel"/>
    <w:tmpl w:val="D20E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2A153D"/>
    <w:multiLevelType w:val="multilevel"/>
    <w:tmpl w:val="DD88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2008C2"/>
    <w:multiLevelType w:val="multilevel"/>
    <w:tmpl w:val="6132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F85656"/>
    <w:multiLevelType w:val="hybridMultilevel"/>
    <w:tmpl w:val="F20E83FA"/>
    <w:lvl w:ilvl="0" w:tplc="FF3409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C397A"/>
    <w:multiLevelType w:val="multilevel"/>
    <w:tmpl w:val="6D1A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14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546D10"/>
    <w:multiLevelType w:val="multilevel"/>
    <w:tmpl w:val="8CBC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F07F92"/>
    <w:multiLevelType w:val="hybridMultilevel"/>
    <w:tmpl w:val="8B4EA188"/>
    <w:lvl w:ilvl="0" w:tplc="6EC054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16165F"/>
    <w:multiLevelType w:val="hybridMultilevel"/>
    <w:tmpl w:val="DB6C816E"/>
    <w:lvl w:ilvl="0" w:tplc="04220003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17"/>
  </w:num>
  <w:num w:numId="8">
    <w:abstractNumId w:val="10"/>
  </w:num>
  <w:num w:numId="9">
    <w:abstractNumId w:val="8"/>
  </w:num>
  <w:num w:numId="10">
    <w:abstractNumId w:val="5"/>
  </w:num>
  <w:num w:numId="11">
    <w:abstractNumId w:val="3"/>
  </w:num>
  <w:num w:numId="12">
    <w:abstractNumId w:val="9"/>
  </w:num>
  <w:num w:numId="13">
    <w:abstractNumId w:val="12"/>
  </w:num>
  <w:num w:numId="14">
    <w:abstractNumId w:val="15"/>
  </w:num>
  <w:num w:numId="15">
    <w:abstractNumId w:val="16"/>
  </w:num>
  <w:num w:numId="16">
    <w:abstractNumId w:val="11"/>
  </w:num>
  <w:num w:numId="17">
    <w:abstractNumId w:val="2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E3719F"/>
    <w:rsid w:val="0000060D"/>
    <w:rsid w:val="00037F0A"/>
    <w:rsid w:val="00042FFF"/>
    <w:rsid w:val="00077E8C"/>
    <w:rsid w:val="001063C4"/>
    <w:rsid w:val="001C0A0C"/>
    <w:rsid w:val="001C5F1C"/>
    <w:rsid w:val="002A0B97"/>
    <w:rsid w:val="002F288E"/>
    <w:rsid w:val="00326AFA"/>
    <w:rsid w:val="00366663"/>
    <w:rsid w:val="00497D18"/>
    <w:rsid w:val="0050127F"/>
    <w:rsid w:val="00581541"/>
    <w:rsid w:val="0073710E"/>
    <w:rsid w:val="007B58F2"/>
    <w:rsid w:val="007D025D"/>
    <w:rsid w:val="009845DB"/>
    <w:rsid w:val="00A72B12"/>
    <w:rsid w:val="00AC5542"/>
    <w:rsid w:val="00BD2D06"/>
    <w:rsid w:val="00CA1E89"/>
    <w:rsid w:val="00E37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E3719F"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E3719F"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E3719F"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normal"/>
    <w:next w:val="normal"/>
    <w:rsid w:val="00E3719F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normal"/>
    <w:next w:val="normal"/>
    <w:rsid w:val="00E3719F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normal"/>
    <w:next w:val="normal"/>
    <w:rsid w:val="00E3719F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E3719F"/>
  </w:style>
  <w:style w:type="table" w:customStyle="1" w:styleId="TableNormal">
    <w:name w:val="Table Normal"/>
    <w:rsid w:val="00E3719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E3719F"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customStyle="1" w:styleId="normal">
    <w:name w:val="normal"/>
    <w:rsid w:val="00E3719F"/>
  </w:style>
  <w:style w:type="table" w:customStyle="1" w:styleId="TableNormal0">
    <w:name w:val="Table Normal"/>
    <w:rsid w:val="00E3719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"/>
    <w:next w:val="normal"/>
    <w:rsid w:val="00E3719F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semiHidden/>
    <w:unhideWhenUsed/>
    <w:rsid w:val="00497D18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97D18"/>
  </w:style>
  <w:style w:type="paragraph" w:styleId="a7">
    <w:name w:val="footer"/>
    <w:basedOn w:val="a"/>
    <w:link w:val="a8"/>
    <w:uiPriority w:val="99"/>
    <w:unhideWhenUsed/>
    <w:rsid w:val="00497D18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97D18"/>
  </w:style>
  <w:style w:type="paragraph" w:styleId="a9">
    <w:name w:val="Balloon Text"/>
    <w:basedOn w:val="a"/>
    <w:link w:val="aa"/>
    <w:uiPriority w:val="99"/>
    <w:semiHidden/>
    <w:unhideWhenUsed/>
    <w:rsid w:val="00497D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97D18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a0"/>
    <w:rsid w:val="002A0B97"/>
  </w:style>
  <w:style w:type="paragraph" w:styleId="ab">
    <w:name w:val="Normal (Web)"/>
    <w:basedOn w:val="a"/>
    <w:uiPriority w:val="99"/>
    <w:unhideWhenUsed/>
    <w:rsid w:val="002A0B97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semiHidden/>
    <w:unhideWhenUsed/>
    <w:rsid w:val="002A0B97"/>
    <w:rPr>
      <w:color w:val="0000FF"/>
      <w:u w:val="single"/>
    </w:rPr>
  </w:style>
  <w:style w:type="character" w:styleId="ad">
    <w:name w:val="Emphasis"/>
    <w:basedOn w:val="a0"/>
    <w:uiPriority w:val="20"/>
    <w:qFormat/>
    <w:rsid w:val="002F288E"/>
    <w:rPr>
      <w:i/>
      <w:iCs/>
    </w:rPr>
  </w:style>
  <w:style w:type="character" w:styleId="ae">
    <w:name w:val="Strong"/>
    <w:basedOn w:val="a0"/>
    <w:uiPriority w:val="22"/>
    <w:qFormat/>
    <w:rsid w:val="002F288E"/>
    <w:rPr>
      <w:b/>
      <w:bCs/>
    </w:rPr>
  </w:style>
  <w:style w:type="character" w:customStyle="1" w:styleId="mjx-char">
    <w:name w:val="mjx-char"/>
    <w:basedOn w:val="a0"/>
    <w:rsid w:val="002F288E"/>
  </w:style>
  <w:style w:type="character" w:customStyle="1" w:styleId="mjxassistivemathml">
    <w:name w:val="mjx_assistive_mathml"/>
    <w:basedOn w:val="a0"/>
    <w:rsid w:val="002F28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1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tjlZHWhkK2WlTD3Be1Zd1Xt/kw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QCCgtBQUFCVHNYbXlKRRLg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GICq1JqlMiCis9SapTJCFHN1Z2dlc3QuaWtiNzE4NjJqZWR2ItQBCgtBQUFCVG42THQyNBKeAQoLQUFBQlRuNkx0MjQSC0FBQUJUbjZMdDI0Gg0KCXRleHQvaHRtbBIAIg4KCnRleHQvcGxhaW4SACobIhUxMDAwOTYzMDAyMjc4NTk1OTk2MjgoADgAMM6W1KuiMjjOltSrojJaDDhjOXY0Nm9tNHg4c3ICIAB4AIIBFHN1Z2dlc3Quc3Z4cjFtZGJ2dDB3mgEGCAAQABgAsAEAuAEAGM6W1KuiMiDOltSrojIwAEIUc3VnZ2VzdC5zdnhyMW1kYnZ0MHc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ajsKFHN1Z2dlc3Qud3cwdDgwZGVuN2k3EiPQntC70LXQutGB0LDQvdC00YAg0JzQsNGC0YDRg9C90LjRh3IhMXBZSmNxSlFnNVRIVHMxVHhxUk56OXdpb3daMEtmZH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4034</Words>
  <Characters>2300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10</cp:revision>
  <dcterms:created xsi:type="dcterms:W3CDTF">2024-10-03T17:43:00Z</dcterms:created>
  <dcterms:modified xsi:type="dcterms:W3CDTF">2024-10-03T21:47:00Z</dcterms:modified>
</cp:coreProperties>
</file>